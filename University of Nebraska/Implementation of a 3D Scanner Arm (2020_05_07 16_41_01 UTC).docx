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351FB" w14:textId="2F217017" w:rsidR="004942E6" w:rsidRPr="0027762B" w:rsidRDefault="007A29A7" w:rsidP="004D3055">
      <w:pPr>
        <w:spacing w:after="0"/>
        <w:jc w:val="center"/>
        <w:rPr>
          <w:rFonts w:ascii="Times New Roman" w:hAnsi="Times New Roman" w:cs="Times New Roman"/>
          <w:b/>
        </w:rPr>
      </w:pPr>
      <w:r w:rsidRPr="0027762B">
        <w:rPr>
          <w:rFonts w:ascii="Times New Roman" w:hAnsi="Times New Roman" w:cs="Times New Roman"/>
          <w:b/>
        </w:rPr>
        <w:t>Implementation of a 3D Scanner Arm</w:t>
      </w:r>
    </w:p>
    <w:p w14:paraId="608F7794" w14:textId="77777777" w:rsidR="00F14DDB" w:rsidRPr="00235DFE" w:rsidRDefault="00F14DDB" w:rsidP="004D3055">
      <w:pPr>
        <w:spacing w:after="0"/>
        <w:jc w:val="center"/>
        <w:rPr>
          <w:rFonts w:ascii="Times New Roman" w:hAnsi="Times New Roman" w:cs="Times New Roman"/>
          <w:vertAlign w:val="superscript"/>
        </w:rPr>
      </w:pPr>
      <w:r>
        <w:rPr>
          <w:rFonts w:ascii="Times New Roman" w:hAnsi="Times New Roman" w:cs="Times New Roman"/>
        </w:rPr>
        <w:t>Walker Arce</w:t>
      </w:r>
      <w:r>
        <w:rPr>
          <w:rFonts w:ascii="Times New Roman" w:hAnsi="Times New Roman" w:cs="Times New Roman"/>
          <w:vertAlign w:val="superscript"/>
        </w:rPr>
        <w:t>1,2</w:t>
      </w:r>
      <w:r>
        <w:rPr>
          <w:rFonts w:ascii="Times New Roman" w:hAnsi="Times New Roman" w:cs="Times New Roman"/>
        </w:rPr>
        <w:t>, James Pierce III</w:t>
      </w:r>
      <w:r>
        <w:rPr>
          <w:rFonts w:ascii="Times New Roman" w:hAnsi="Times New Roman" w:cs="Times New Roman"/>
          <w:vertAlign w:val="superscript"/>
        </w:rPr>
        <w:t>1</w:t>
      </w:r>
      <w:r>
        <w:rPr>
          <w:rFonts w:ascii="Times New Roman" w:hAnsi="Times New Roman" w:cs="Times New Roman"/>
        </w:rPr>
        <w:t>, Jorge Zuniga PhD</w:t>
      </w:r>
      <w:r>
        <w:rPr>
          <w:rFonts w:ascii="Times New Roman" w:hAnsi="Times New Roman" w:cs="Times New Roman"/>
          <w:vertAlign w:val="superscript"/>
        </w:rPr>
        <w:t>1</w:t>
      </w:r>
    </w:p>
    <w:p w14:paraId="7AEB5BB4" w14:textId="77777777" w:rsidR="00F14DDB" w:rsidRPr="00235DFE" w:rsidRDefault="00F14DDB" w:rsidP="004D3055">
      <w:pPr>
        <w:spacing w:after="0"/>
        <w:jc w:val="center"/>
        <w:rPr>
          <w:rFonts w:ascii="Times New Roman" w:hAnsi="Times New Roman" w:cs="Times New Roman"/>
        </w:rPr>
      </w:pPr>
      <w:r w:rsidRPr="00235DFE">
        <w:rPr>
          <w:rFonts w:ascii="Times New Roman" w:hAnsi="Times New Roman" w:cs="Times New Roman"/>
          <w:b/>
          <w:bCs/>
          <w:vertAlign w:val="superscript"/>
          <w:lang w:val="en-CA"/>
        </w:rPr>
        <w:t>1</w:t>
      </w:r>
      <w:r w:rsidRPr="00235DFE">
        <w:rPr>
          <w:rFonts w:ascii="Times New Roman" w:hAnsi="Times New Roman" w:cs="Times New Roman"/>
        </w:rPr>
        <w:t>Department of Biomechanics, University of Omaha, NE, USA</w:t>
      </w:r>
    </w:p>
    <w:p w14:paraId="3229FAA8" w14:textId="77777777" w:rsidR="00F14DDB" w:rsidRPr="00235DFE" w:rsidRDefault="00F14DDB" w:rsidP="004D3055">
      <w:pPr>
        <w:spacing w:after="0"/>
        <w:jc w:val="center"/>
        <w:rPr>
          <w:rFonts w:ascii="Times New Roman" w:hAnsi="Times New Roman" w:cs="Times New Roman"/>
        </w:rPr>
      </w:pPr>
      <w:r w:rsidRPr="00235DFE">
        <w:rPr>
          <w:rFonts w:ascii="Times New Roman" w:hAnsi="Times New Roman" w:cs="Times New Roman"/>
          <w:b/>
          <w:bCs/>
          <w:vertAlign w:val="superscript"/>
          <w:lang w:val="en-CA"/>
        </w:rPr>
        <w:t>2</w:t>
      </w:r>
      <w:r w:rsidRPr="00235DFE">
        <w:rPr>
          <w:rFonts w:ascii="Times New Roman" w:hAnsi="Times New Roman" w:cs="Times New Roman"/>
        </w:rPr>
        <w:t>Department of Electrical and Computer Engineering, University of Omaha, NE, USA</w:t>
      </w:r>
    </w:p>
    <w:p w14:paraId="2792918E" w14:textId="77777777" w:rsidR="001A5FFD" w:rsidRDefault="001A5FFD" w:rsidP="004D3055">
      <w:pPr>
        <w:spacing w:after="0"/>
        <w:rPr>
          <w:rFonts w:ascii="Times New Roman" w:hAnsi="Times New Roman" w:cs="Times New Roman"/>
        </w:rPr>
        <w:pPrChange w:id="0" w:author="James Pierce III" w:date="2019-02-02T22:22:00Z">
          <w:pPr>
            <w:spacing w:after="0"/>
            <w:jc w:val="both"/>
          </w:pPr>
        </w:pPrChange>
      </w:pPr>
    </w:p>
    <w:p w14:paraId="3CE6BC11" w14:textId="77777777" w:rsidR="000271C1" w:rsidRPr="001A537E" w:rsidRDefault="000271C1" w:rsidP="004D3055">
      <w:pPr>
        <w:spacing w:after="0"/>
        <w:rPr>
          <w:rFonts w:ascii="Times New Roman" w:hAnsi="Times New Roman" w:cs="Times New Roman"/>
          <w:b/>
        </w:rPr>
        <w:pPrChange w:id="1" w:author="James Pierce III" w:date="2019-02-02T22:22:00Z">
          <w:pPr>
            <w:spacing w:after="0"/>
            <w:jc w:val="both"/>
          </w:pPr>
        </w:pPrChange>
      </w:pPr>
      <w:r w:rsidRPr="001A537E">
        <w:rPr>
          <w:rFonts w:ascii="Times New Roman" w:hAnsi="Times New Roman" w:cs="Times New Roman"/>
          <w:b/>
        </w:rPr>
        <w:t>Abstract</w:t>
      </w:r>
    </w:p>
    <w:p w14:paraId="2862C23F" w14:textId="32465050" w:rsidR="00771A06" w:rsidRDefault="00A05ADF" w:rsidP="004D3055">
      <w:pPr>
        <w:spacing w:after="0"/>
        <w:rPr>
          <w:rFonts w:ascii="Times New Roman" w:hAnsi="Times New Roman" w:cs="Times New Roman"/>
        </w:rPr>
        <w:pPrChange w:id="2" w:author="James Pierce III" w:date="2019-02-02T22:22:00Z">
          <w:pPr>
            <w:spacing w:after="0"/>
            <w:jc w:val="both"/>
          </w:pPr>
        </w:pPrChange>
      </w:pPr>
      <w:r>
        <w:rPr>
          <w:rFonts w:ascii="Times New Roman" w:hAnsi="Times New Roman" w:cs="Times New Roman"/>
        </w:rPr>
        <w:t>Three-dimensional scanning technology has reduced dramatically in price and ease of implementation.  Unfortunately, these low-cost, three-dimensional scanning systems lack intuitive tracking during the scanning of a part.  This leads to issues with mesh alignment during scanning, inaccuracies in the completed mesh and additional time to scan completion.  This is problematic, especially when dealing with human subjects, where fatigue and impatience become a problem</w:t>
      </w:r>
      <w:ins w:id="3" w:author="James Pierce III" w:date="2019-02-02T22:10:00Z">
        <w:r w:rsidR="00E60A0B">
          <w:rPr>
            <w:rFonts w:ascii="Times New Roman" w:hAnsi="Times New Roman" w:cs="Times New Roman"/>
          </w:rPr>
          <w:t xml:space="preserve"> for the completion of a stationary scan</w:t>
        </w:r>
      </w:ins>
      <w:r>
        <w:rPr>
          <w:rFonts w:ascii="Times New Roman" w:hAnsi="Times New Roman" w:cs="Times New Roman"/>
        </w:rPr>
        <w:t>.  To address this, we have developed a low-cost, simple to use, and repeatable apparatus which rotates any scanner or camera about the central axis of the part being scanned.</w:t>
      </w:r>
    </w:p>
    <w:p w14:paraId="0EC91FC7" w14:textId="77777777" w:rsidR="00F521EE" w:rsidRDefault="00F521EE" w:rsidP="004D3055">
      <w:pPr>
        <w:spacing w:after="0"/>
        <w:rPr>
          <w:rFonts w:ascii="Times New Roman" w:hAnsi="Times New Roman" w:cs="Times New Roman"/>
        </w:rPr>
        <w:pPrChange w:id="4" w:author="James Pierce III" w:date="2019-02-02T22:22:00Z">
          <w:pPr>
            <w:spacing w:after="0"/>
            <w:jc w:val="both"/>
          </w:pPr>
        </w:pPrChange>
      </w:pPr>
    </w:p>
    <w:p w14:paraId="6FC2AA0C" w14:textId="77777777" w:rsidR="000271C1" w:rsidRPr="00A456F8" w:rsidRDefault="000271C1" w:rsidP="004D3055">
      <w:pPr>
        <w:spacing w:after="0"/>
        <w:rPr>
          <w:rFonts w:ascii="Times New Roman" w:hAnsi="Times New Roman" w:cs="Times New Roman"/>
          <w:b/>
        </w:rPr>
        <w:pPrChange w:id="5" w:author="James Pierce III" w:date="2019-02-02T22:22:00Z">
          <w:pPr>
            <w:spacing w:after="0"/>
            <w:jc w:val="both"/>
          </w:pPr>
        </w:pPrChange>
      </w:pPr>
      <w:r w:rsidRPr="00A456F8">
        <w:rPr>
          <w:rFonts w:ascii="Times New Roman" w:hAnsi="Times New Roman" w:cs="Times New Roman"/>
          <w:b/>
        </w:rPr>
        <w:t>Introduction</w:t>
      </w:r>
    </w:p>
    <w:p w14:paraId="3B732851" w14:textId="250FB1CF" w:rsidR="00683A31" w:rsidRDefault="007E4B3F" w:rsidP="004D3055">
      <w:pPr>
        <w:spacing w:after="0"/>
        <w:rPr>
          <w:rFonts w:ascii="Times New Roman" w:hAnsi="Times New Roman" w:cs="Times New Roman"/>
        </w:rPr>
        <w:pPrChange w:id="6" w:author="James Pierce III" w:date="2019-02-02T22:22:00Z">
          <w:pPr>
            <w:spacing w:after="0"/>
            <w:jc w:val="both"/>
          </w:pPr>
        </w:pPrChange>
      </w:pPr>
      <w:r>
        <w:rPr>
          <w:rFonts w:ascii="Times New Roman" w:hAnsi="Times New Roman" w:cs="Times New Roman"/>
        </w:rPr>
        <w:t xml:space="preserve">Historically, the production of sockets for prostheses and orthoses has been an involved process that requires clinician intervention in the molding, casting, and fitting </w:t>
      </w:r>
      <w:ins w:id="7" w:author="James Pierce III" w:date="2019-02-02T22:10:00Z">
        <w:r w:rsidR="00E60A0B">
          <w:rPr>
            <w:rFonts w:ascii="Times New Roman" w:hAnsi="Times New Roman" w:cs="Times New Roman"/>
          </w:rPr>
          <w:t>to</w:t>
        </w:r>
      </w:ins>
      <w:del w:id="8" w:author="James Pierce III" w:date="2019-02-02T22:10:00Z">
        <w:r w:rsidDel="00E60A0B">
          <w:rPr>
            <w:rFonts w:ascii="Times New Roman" w:hAnsi="Times New Roman" w:cs="Times New Roman"/>
          </w:rPr>
          <w:delText>of</w:delText>
        </w:r>
      </w:del>
      <w:r>
        <w:rPr>
          <w:rFonts w:ascii="Times New Roman" w:hAnsi="Times New Roman" w:cs="Times New Roman"/>
        </w:rPr>
        <w:t xml:space="preserve"> the residual limb [1].  The consequence of this process is high expense and long turn around time, resulting in ineffective prosthesis prescription especially in recent amputees whose training with a prosthesis is crucial immediately after injury </w:t>
      </w:r>
      <w:r w:rsidR="00ED2EA9">
        <w:rPr>
          <w:rFonts w:ascii="Times New Roman" w:hAnsi="Times New Roman" w:cs="Times New Roman"/>
        </w:rPr>
        <w:t>[2].  To address these issues, the implementation of recently emergent technologies, such as 3D scanning and additive manufacturing, has been experimentally and clinically applied to stream line this process [</w:t>
      </w:r>
      <w:ins w:id="9" w:author="James Pierce III" w:date="2019-02-02T22:11:00Z">
        <w:r w:rsidR="00E60A0B">
          <w:rPr>
            <w:rFonts w:ascii="Times New Roman" w:hAnsi="Times New Roman" w:cs="Times New Roman"/>
          </w:rPr>
          <w:t>1</w:t>
        </w:r>
      </w:ins>
      <w:del w:id="10" w:author="James Pierce III" w:date="2019-02-02T22:11:00Z">
        <w:r w:rsidR="00ED2EA9" w:rsidDel="00E60A0B">
          <w:rPr>
            <w:rFonts w:ascii="Times New Roman" w:hAnsi="Times New Roman" w:cs="Times New Roman"/>
          </w:rPr>
          <w:delText>3</w:delText>
        </w:r>
      </w:del>
      <w:r w:rsidR="00DD142B">
        <w:rPr>
          <w:rFonts w:ascii="Times New Roman" w:hAnsi="Times New Roman" w:cs="Times New Roman"/>
        </w:rPr>
        <w:t>],</w:t>
      </w:r>
      <w:r w:rsidR="00ED2EA9">
        <w:rPr>
          <w:rFonts w:ascii="Times New Roman" w:hAnsi="Times New Roman" w:cs="Times New Roman"/>
        </w:rPr>
        <w:t xml:space="preserve"> </w:t>
      </w:r>
      <w:r w:rsidR="00DD142B">
        <w:rPr>
          <w:rFonts w:ascii="Times New Roman" w:hAnsi="Times New Roman" w:cs="Times New Roman"/>
        </w:rPr>
        <w:t>[</w:t>
      </w:r>
      <w:ins w:id="11" w:author="James Pierce III" w:date="2019-02-02T22:11:00Z">
        <w:r w:rsidR="00E60A0B">
          <w:rPr>
            <w:rFonts w:ascii="Times New Roman" w:hAnsi="Times New Roman" w:cs="Times New Roman"/>
          </w:rPr>
          <w:t>3</w:t>
        </w:r>
      </w:ins>
      <w:del w:id="12" w:author="James Pierce III" w:date="2019-02-02T22:11:00Z">
        <w:r w:rsidR="00ED2EA9" w:rsidDel="00E60A0B">
          <w:rPr>
            <w:rFonts w:ascii="Times New Roman" w:hAnsi="Times New Roman" w:cs="Times New Roman"/>
          </w:rPr>
          <w:delText>1</w:delText>
        </w:r>
      </w:del>
      <w:r w:rsidR="00ED2EA9">
        <w:rPr>
          <w:rFonts w:ascii="Times New Roman" w:hAnsi="Times New Roman" w:cs="Times New Roman"/>
        </w:rPr>
        <w:t>].  In general, these studies</w:t>
      </w:r>
      <w:r w:rsidR="00F36228">
        <w:rPr>
          <w:rFonts w:ascii="Times New Roman" w:hAnsi="Times New Roman" w:cs="Times New Roman"/>
        </w:rPr>
        <w:t xml:space="preserve"> have either</w:t>
      </w:r>
      <w:r w:rsidR="00ED2EA9">
        <w:rPr>
          <w:rFonts w:ascii="Times New Roman" w:hAnsi="Times New Roman" w:cs="Times New Roman"/>
        </w:rPr>
        <w:t xml:space="preserve"> relied on complex, expensive, and difficult</w:t>
      </w:r>
      <w:ins w:id="13" w:author="James Pierce III" w:date="2019-02-02T22:11:00Z">
        <w:r w:rsidR="00E60A0B">
          <w:rPr>
            <w:rFonts w:ascii="Times New Roman" w:hAnsi="Times New Roman" w:cs="Times New Roman"/>
          </w:rPr>
          <w:t>-</w:t>
        </w:r>
      </w:ins>
      <w:del w:id="14" w:author="James Pierce III" w:date="2019-02-02T22:11:00Z">
        <w:r w:rsidR="00ED2EA9" w:rsidDel="00E60A0B">
          <w:rPr>
            <w:rFonts w:ascii="Times New Roman" w:hAnsi="Times New Roman" w:cs="Times New Roman"/>
          </w:rPr>
          <w:delText xml:space="preserve"> </w:delText>
        </w:r>
      </w:del>
      <w:r w:rsidR="00ED2EA9">
        <w:rPr>
          <w:rFonts w:ascii="Times New Roman" w:hAnsi="Times New Roman" w:cs="Times New Roman"/>
        </w:rPr>
        <w:t>to</w:t>
      </w:r>
      <w:ins w:id="15" w:author="James Pierce III" w:date="2019-02-02T22:11:00Z">
        <w:r w:rsidR="00E60A0B">
          <w:rPr>
            <w:rFonts w:ascii="Times New Roman" w:hAnsi="Times New Roman" w:cs="Times New Roman"/>
          </w:rPr>
          <w:t>-</w:t>
        </w:r>
      </w:ins>
      <w:del w:id="16" w:author="James Pierce III" w:date="2019-02-02T22:11:00Z">
        <w:r w:rsidR="00ED2EA9" w:rsidDel="00E60A0B">
          <w:rPr>
            <w:rFonts w:ascii="Times New Roman" w:hAnsi="Times New Roman" w:cs="Times New Roman"/>
          </w:rPr>
          <w:delText xml:space="preserve"> </w:delText>
        </w:r>
      </w:del>
      <w:r w:rsidR="00ED2EA9">
        <w:rPr>
          <w:rFonts w:ascii="Times New Roman" w:hAnsi="Times New Roman" w:cs="Times New Roman"/>
        </w:rPr>
        <w:t xml:space="preserve">implement scanning and manufacturing technologies which limited their applicability in the </w:t>
      </w:r>
      <w:r w:rsidR="00222746">
        <w:rPr>
          <w:rFonts w:ascii="Times New Roman" w:hAnsi="Times New Roman" w:cs="Times New Roman"/>
        </w:rPr>
        <w:t>clinic or</w:t>
      </w:r>
      <w:r w:rsidR="00F36228">
        <w:rPr>
          <w:rFonts w:ascii="Times New Roman" w:hAnsi="Times New Roman" w:cs="Times New Roman"/>
        </w:rPr>
        <w:t xml:space="preserve"> used extremely low cost and </w:t>
      </w:r>
      <w:r w:rsidR="00001760">
        <w:rPr>
          <w:rFonts w:ascii="Times New Roman" w:hAnsi="Times New Roman" w:cs="Times New Roman"/>
        </w:rPr>
        <w:t>low-quality</w:t>
      </w:r>
      <w:r w:rsidR="00F36228">
        <w:rPr>
          <w:rFonts w:ascii="Times New Roman" w:hAnsi="Times New Roman" w:cs="Times New Roman"/>
        </w:rPr>
        <w:t xml:space="preserve"> equipment which led to questionable applicability</w:t>
      </w:r>
      <w:r w:rsidR="008062FF">
        <w:rPr>
          <w:rFonts w:ascii="Times New Roman" w:hAnsi="Times New Roman" w:cs="Times New Roman"/>
        </w:rPr>
        <w:t xml:space="preserve"> [</w:t>
      </w:r>
      <w:r w:rsidR="00F36228">
        <w:rPr>
          <w:rFonts w:ascii="Times New Roman" w:hAnsi="Times New Roman" w:cs="Times New Roman"/>
        </w:rPr>
        <w:t>4-6</w:t>
      </w:r>
      <w:r w:rsidR="008062FF">
        <w:rPr>
          <w:rFonts w:ascii="Times New Roman" w:hAnsi="Times New Roman" w:cs="Times New Roman"/>
        </w:rPr>
        <w:t>]</w:t>
      </w:r>
      <w:r w:rsidR="00F36228">
        <w:rPr>
          <w:rFonts w:ascii="Times New Roman" w:hAnsi="Times New Roman" w:cs="Times New Roman"/>
        </w:rPr>
        <w:t xml:space="preserve">.  </w:t>
      </w:r>
    </w:p>
    <w:p w14:paraId="07EF60A2" w14:textId="055AE93E" w:rsidR="00F36228" w:rsidRDefault="00F36228" w:rsidP="004D3055">
      <w:pPr>
        <w:spacing w:after="0"/>
        <w:rPr>
          <w:rFonts w:ascii="Times New Roman" w:hAnsi="Times New Roman" w:cs="Times New Roman"/>
        </w:rPr>
        <w:pPrChange w:id="17" w:author="James Pierce III" w:date="2019-02-02T22:22:00Z">
          <w:pPr>
            <w:spacing w:after="0"/>
            <w:jc w:val="both"/>
          </w:pPr>
        </w:pPrChange>
      </w:pPr>
    </w:p>
    <w:p w14:paraId="0BB2A075" w14:textId="7241CEBC" w:rsidR="00F36228" w:rsidRDefault="00F36228" w:rsidP="004D3055">
      <w:pPr>
        <w:spacing w:after="0"/>
        <w:rPr>
          <w:rFonts w:ascii="Times New Roman" w:hAnsi="Times New Roman" w:cs="Times New Roman"/>
        </w:rPr>
        <w:pPrChange w:id="18" w:author="James Pierce III" w:date="2019-02-02T22:22:00Z">
          <w:pPr>
            <w:spacing w:after="0"/>
            <w:jc w:val="both"/>
          </w:pPr>
        </w:pPrChange>
      </w:pPr>
      <w:r>
        <w:rPr>
          <w:rFonts w:ascii="Times New Roman" w:hAnsi="Times New Roman" w:cs="Times New Roman"/>
        </w:rPr>
        <w:t xml:space="preserve">The purpose of this present investigation is to create a stable platform for low-cost 3D scanners which eliminates reliability concerns in the production of accurate additively manufactured sockets for use in prosthetic and orthotics.  </w:t>
      </w:r>
    </w:p>
    <w:p w14:paraId="61A4F370" w14:textId="77777777" w:rsidR="00F36228" w:rsidRPr="00F36228" w:rsidRDefault="00F36228" w:rsidP="004D3055">
      <w:pPr>
        <w:spacing w:after="0"/>
        <w:rPr>
          <w:rFonts w:ascii="Times New Roman" w:hAnsi="Times New Roman" w:cs="Times New Roman"/>
        </w:rPr>
        <w:pPrChange w:id="19" w:author="James Pierce III" w:date="2019-02-02T22:22:00Z">
          <w:pPr>
            <w:spacing w:after="0"/>
            <w:jc w:val="both"/>
          </w:pPr>
        </w:pPrChange>
      </w:pPr>
    </w:p>
    <w:p w14:paraId="75E09AC9" w14:textId="58EC6C0C" w:rsidR="000271C1" w:rsidRDefault="000271C1" w:rsidP="004D3055">
      <w:pPr>
        <w:spacing w:after="0"/>
        <w:rPr>
          <w:rFonts w:ascii="Times New Roman" w:hAnsi="Times New Roman" w:cs="Times New Roman"/>
          <w:b/>
        </w:rPr>
        <w:pPrChange w:id="20" w:author="James Pierce III" w:date="2019-02-02T22:22:00Z">
          <w:pPr>
            <w:spacing w:after="0"/>
            <w:jc w:val="both"/>
          </w:pPr>
        </w:pPrChange>
      </w:pPr>
      <w:r w:rsidRPr="00A456F8">
        <w:rPr>
          <w:rFonts w:ascii="Times New Roman" w:hAnsi="Times New Roman" w:cs="Times New Roman"/>
          <w:b/>
        </w:rPr>
        <w:t>Methods</w:t>
      </w:r>
    </w:p>
    <w:p w14:paraId="00F9ED84" w14:textId="49C8AE5F" w:rsidR="007B1E5C" w:rsidRDefault="007B1E5C" w:rsidP="004D3055">
      <w:pPr>
        <w:spacing w:after="0"/>
        <w:rPr>
          <w:rFonts w:ascii="Times New Roman" w:hAnsi="Times New Roman" w:cs="Times New Roman"/>
          <w:i/>
        </w:rPr>
        <w:pPrChange w:id="21" w:author="James Pierce III" w:date="2019-02-02T22:22:00Z">
          <w:pPr>
            <w:spacing w:after="0"/>
            <w:jc w:val="both"/>
          </w:pPr>
        </w:pPrChange>
      </w:pPr>
      <w:r>
        <w:rPr>
          <w:rFonts w:ascii="Times New Roman" w:hAnsi="Times New Roman" w:cs="Times New Roman"/>
          <w:i/>
        </w:rPr>
        <w:t>Design and Production of 3D Scanning Apparatus</w:t>
      </w:r>
    </w:p>
    <w:p w14:paraId="0DFFFAA6" w14:textId="4DFA03AF" w:rsidR="000C2EB6" w:rsidRDefault="00961250" w:rsidP="004D3055">
      <w:pPr>
        <w:spacing w:after="0"/>
        <w:rPr>
          <w:rFonts w:ascii="Times New Roman" w:hAnsi="Times New Roman" w:cs="Times New Roman"/>
        </w:rPr>
        <w:pPrChange w:id="22" w:author="James Pierce III" w:date="2019-02-02T22:22:00Z">
          <w:pPr>
            <w:spacing w:after="0"/>
            <w:jc w:val="both"/>
          </w:pPr>
        </w:pPrChange>
      </w:pPr>
      <w:r>
        <w:rPr>
          <w:rFonts w:ascii="Times New Roman" w:hAnsi="Times New Roman" w:cs="Times New Roman"/>
        </w:rPr>
        <w:t xml:space="preserve">The physical layout and design of the 3D scanning apparatus will be performed using Autodesk’s Fusion 360 computer-aided design (CAD) package. </w:t>
      </w:r>
      <w:r w:rsidR="000C2EB6">
        <w:rPr>
          <w:rFonts w:ascii="Times New Roman" w:hAnsi="Times New Roman" w:cs="Times New Roman"/>
        </w:rPr>
        <w:t>The primary design requirement of the proposed apparatus is</w:t>
      </w:r>
      <w:r>
        <w:rPr>
          <w:rFonts w:ascii="Times New Roman" w:hAnsi="Times New Roman" w:cs="Times New Roman"/>
        </w:rPr>
        <w:t xml:space="preserve"> </w:t>
      </w:r>
      <w:ins w:id="23" w:author="James Pierce III" w:date="2019-02-02T22:12:00Z">
        <w:r w:rsidR="00E60A0B">
          <w:rPr>
            <w:rFonts w:ascii="Times New Roman" w:hAnsi="Times New Roman" w:cs="Times New Roman"/>
          </w:rPr>
          <w:t xml:space="preserve">the reliable </w:t>
        </w:r>
      </w:ins>
      <w:del w:id="24" w:author="James Pierce III" w:date="2019-02-02T22:12:00Z">
        <w:r w:rsidDel="00E60A0B">
          <w:rPr>
            <w:rFonts w:ascii="Times New Roman" w:hAnsi="Times New Roman" w:cs="Times New Roman"/>
          </w:rPr>
          <w:delText>reliably</w:delText>
        </w:r>
      </w:del>
      <w:r>
        <w:rPr>
          <w:rFonts w:ascii="Times New Roman" w:hAnsi="Times New Roman" w:cs="Times New Roman"/>
        </w:rPr>
        <w:t xml:space="preserve"> rotati</w:t>
      </w:r>
      <w:ins w:id="25" w:author="James Pierce III" w:date="2019-02-02T22:12:00Z">
        <w:r w:rsidR="00E60A0B">
          <w:rPr>
            <w:rFonts w:ascii="Times New Roman" w:hAnsi="Times New Roman" w:cs="Times New Roman"/>
          </w:rPr>
          <w:t>on</w:t>
        </w:r>
      </w:ins>
      <w:del w:id="26" w:author="James Pierce III" w:date="2019-02-02T22:12:00Z">
        <w:r w:rsidDel="00E60A0B">
          <w:rPr>
            <w:rFonts w:ascii="Times New Roman" w:hAnsi="Times New Roman" w:cs="Times New Roman"/>
          </w:rPr>
          <w:delText>ng</w:delText>
        </w:r>
      </w:del>
      <w:r>
        <w:rPr>
          <w:rFonts w:ascii="Times New Roman" w:hAnsi="Times New Roman" w:cs="Times New Roman"/>
        </w:rPr>
        <w:t xml:space="preserve"> </w:t>
      </w:r>
      <w:ins w:id="27" w:author="James Pierce III" w:date="2019-02-02T22:12:00Z">
        <w:r w:rsidR="00E60A0B">
          <w:rPr>
            <w:rFonts w:ascii="Times New Roman" w:hAnsi="Times New Roman" w:cs="Times New Roman"/>
          </w:rPr>
          <w:t xml:space="preserve">of </w:t>
        </w:r>
      </w:ins>
      <w:r>
        <w:rPr>
          <w:rFonts w:ascii="Times New Roman" w:hAnsi="Times New Roman" w:cs="Times New Roman"/>
        </w:rPr>
        <w:t xml:space="preserve">a three-dimensional scanner about the </w:t>
      </w:r>
      <w:ins w:id="28" w:author="James Pierce III" w:date="2019-02-02T22:12:00Z">
        <w:r w:rsidR="00E60A0B">
          <w:rPr>
            <w:rFonts w:ascii="Times New Roman" w:hAnsi="Times New Roman" w:cs="Times New Roman"/>
          </w:rPr>
          <w:t xml:space="preserve">longitudinal </w:t>
        </w:r>
      </w:ins>
      <w:r>
        <w:rPr>
          <w:rFonts w:ascii="Times New Roman" w:hAnsi="Times New Roman" w:cs="Times New Roman"/>
        </w:rPr>
        <w:t xml:space="preserve">axis of a subject’s upper limb at a </w:t>
      </w:r>
      <w:r w:rsidR="000C2EB6">
        <w:rPr>
          <w:rFonts w:ascii="Times New Roman" w:hAnsi="Times New Roman" w:cs="Times New Roman"/>
        </w:rPr>
        <w:t xml:space="preserve">variable distance and speed. </w:t>
      </w:r>
    </w:p>
    <w:p w14:paraId="0E38986A" w14:textId="77777777" w:rsidR="000C2EB6" w:rsidRDefault="000C2EB6" w:rsidP="004D3055">
      <w:pPr>
        <w:spacing w:after="0"/>
        <w:rPr>
          <w:rFonts w:ascii="Times New Roman" w:hAnsi="Times New Roman" w:cs="Times New Roman"/>
        </w:rPr>
        <w:pPrChange w:id="29" w:author="James Pierce III" w:date="2019-02-02T22:22:00Z">
          <w:pPr>
            <w:spacing w:after="0"/>
            <w:jc w:val="both"/>
          </w:pPr>
        </w:pPrChange>
      </w:pPr>
    </w:p>
    <w:p w14:paraId="7A17660A" w14:textId="5A9E22E9" w:rsidR="00EE328D" w:rsidRDefault="000C2EB6" w:rsidP="004D3055">
      <w:pPr>
        <w:spacing w:after="0"/>
        <w:rPr>
          <w:rFonts w:ascii="Times New Roman" w:hAnsi="Times New Roman" w:cs="Times New Roman"/>
        </w:rPr>
        <w:pPrChange w:id="30" w:author="James Pierce III" w:date="2019-02-02T22:22:00Z">
          <w:pPr>
            <w:spacing w:after="0"/>
            <w:jc w:val="both"/>
          </w:pPr>
        </w:pPrChange>
      </w:pPr>
      <w:r>
        <w:rPr>
          <w:rFonts w:ascii="Times New Roman" w:hAnsi="Times New Roman" w:cs="Times New Roman"/>
        </w:rPr>
        <w:t xml:space="preserve">To accomplish this goal, a high-torque (3 Nm) NEMA 23 stepper motor will be employed to drive the motion of the scanning system. One common 3D scanning device is the Sense 3D Scanner (3DSystems, </w:t>
      </w:r>
      <w:r w:rsidRPr="000C2EB6">
        <w:rPr>
          <w:rFonts w:ascii="Times New Roman" w:hAnsi="Times New Roman" w:cs="Times New Roman"/>
        </w:rPr>
        <w:t>Rock Hill, S</w:t>
      </w:r>
      <w:r>
        <w:rPr>
          <w:rFonts w:ascii="Times New Roman" w:hAnsi="Times New Roman" w:cs="Times New Roman"/>
        </w:rPr>
        <w:t>C), which weighs 590 grams</w:t>
      </w:r>
      <w:r w:rsidR="00A94BCF">
        <w:rPr>
          <w:rFonts w:ascii="Times New Roman" w:hAnsi="Times New Roman" w:cs="Times New Roman"/>
        </w:rPr>
        <w:t xml:space="preserve"> and </w:t>
      </w:r>
      <w:r>
        <w:rPr>
          <w:rFonts w:ascii="Times New Roman" w:hAnsi="Times New Roman" w:cs="Times New Roman"/>
        </w:rPr>
        <w:t xml:space="preserve">produces a maximum moment of </w:t>
      </w:r>
      <w:r w:rsidR="00A94BCF">
        <w:rPr>
          <w:rFonts w:ascii="Times New Roman" w:hAnsi="Times New Roman" w:cs="Times New Roman"/>
        </w:rPr>
        <w:t xml:space="preserve">2.3 Nm at its ideal scanning distance (40 cm) for objects of comparable size to residual limbs. Though the selected stepper motor </w:t>
      </w:r>
      <w:proofErr w:type="gramStart"/>
      <w:r w:rsidR="00A94BCF">
        <w:rPr>
          <w:rFonts w:ascii="Times New Roman" w:hAnsi="Times New Roman" w:cs="Times New Roman"/>
        </w:rPr>
        <w:t>is able to</w:t>
      </w:r>
      <w:proofErr w:type="gramEnd"/>
      <w:r w:rsidR="00A94BCF">
        <w:rPr>
          <w:rFonts w:ascii="Times New Roman" w:hAnsi="Times New Roman" w:cs="Times New Roman"/>
        </w:rPr>
        <w:t xml:space="preserve"> meet the torque requirements of the application, a greater factor of safety is desired</w:t>
      </w:r>
      <w:ins w:id="31" w:author="James Pierce III" w:date="2019-02-02T22:13:00Z">
        <w:r w:rsidR="00E60A0B">
          <w:rPr>
            <w:rFonts w:ascii="Times New Roman" w:hAnsi="Times New Roman" w:cs="Times New Roman"/>
          </w:rPr>
          <w:t xml:space="preserve"> to allow for manufacturing tolerances and operator errors</w:t>
        </w:r>
      </w:ins>
      <w:r w:rsidR="00A94BCF">
        <w:rPr>
          <w:rFonts w:ascii="Times New Roman" w:hAnsi="Times New Roman" w:cs="Times New Roman"/>
        </w:rPr>
        <w:t xml:space="preserve">. </w:t>
      </w:r>
    </w:p>
    <w:p w14:paraId="50A23763" w14:textId="77777777" w:rsidR="00EE328D" w:rsidRDefault="00EE328D" w:rsidP="004D3055">
      <w:pPr>
        <w:spacing w:after="0"/>
        <w:rPr>
          <w:rFonts w:ascii="Times New Roman" w:hAnsi="Times New Roman" w:cs="Times New Roman"/>
        </w:rPr>
        <w:pPrChange w:id="32" w:author="James Pierce III" w:date="2019-02-02T22:22:00Z">
          <w:pPr>
            <w:spacing w:after="0"/>
            <w:jc w:val="both"/>
          </w:pPr>
        </w:pPrChange>
      </w:pPr>
    </w:p>
    <w:p w14:paraId="76CDC879" w14:textId="54760476" w:rsidR="00EE328D" w:rsidRDefault="00A94BCF" w:rsidP="004D3055">
      <w:pPr>
        <w:spacing w:after="0"/>
        <w:rPr>
          <w:rFonts w:ascii="Times New Roman" w:hAnsi="Times New Roman" w:cs="Times New Roman"/>
        </w:rPr>
        <w:pPrChange w:id="33" w:author="James Pierce III" w:date="2019-02-02T22:22:00Z">
          <w:pPr>
            <w:spacing w:after="0"/>
            <w:jc w:val="both"/>
          </w:pPr>
        </w:pPrChange>
      </w:pPr>
      <w:r>
        <w:rPr>
          <w:rFonts w:ascii="Times New Roman" w:hAnsi="Times New Roman" w:cs="Times New Roman"/>
        </w:rPr>
        <w:t xml:space="preserve">To counteract the high inertial mass of the 3D scanner, the motor will be located on the opposite side of the </w:t>
      </w:r>
      <w:del w:id="34" w:author="James Pierce III" w:date="2019-02-02T22:14:00Z">
        <w:r w:rsidDel="00E60A0B">
          <w:rPr>
            <w:rFonts w:ascii="Times New Roman" w:hAnsi="Times New Roman" w:cs="Times New Roman"/>
          </w:rPr>
          <w:delText>scanning apparatus</w:delText>
        </w:r>
      </w:del>
      <w:ins w:id="35" w:author="James Pierce III" w:date="2019-02-02T22:14:00Z">
        <w:r w:rsidR="00E60A0B">
          <w:rPr>
            <w:rFonts w:ascii="Times New Roman" w:hAnsi="Times New Roman" w:cs="Times New Roman"/>
          </w:rPr>
          <w:t>limb’s longitudinal axis</w:t>
        </w:r>
      </w:ins>
      <w:r>
        <w:rPr>
          <w:rFonts w:ascii="Times New Roman" w:hAnsi="Times New Roman" w:cs="Times New Roman"/>
        </w:rPr>
        <w:t xml:space="preserve">, allowing for more even distribution of mass and lower motor torque requirements. Placing the motor’s mass (1.8 kg) 13.5 cm to the opposite side of the rotational axis, the torque requirements for rotating the </w:t>
      </w:r>
      <w:r w:rsidR="00591C8F">
        <w:rPr>
          <w:rFonts w:ascii="Times New Roman" w:hAnsi="Times New Roman" w:cs="Times New Roman"/>
        </w:rPr>
        <w:t xml:space="preserve">scanner are completely negated by the motor’s </w:t>
      </w:r>
      <w:r w:rsidR="00591C8F">
        <w:rPr>
          <w:rFonts w:ascii="Times New Roman" w:hAnsi="Times New Roman" w:cs="Times New Roman"/>
        </w:rPr>
        <w:lastRenderedPageBreak/>
        <w:t>opposing torque (2.4 Nm).</w:t>
      </w:r>
      <w:r w:rsidR="00EE328D">
        <w:rPr>
          <w:rFonts w:ascii="Times New Roman" w:hAnsi="Times New Roman" w:cs="Times New Roman"/>
        </w:rPr>
        <w:t xml:space="preserve"> </w:t>
      </w:r>
      <w:r w:rsidR="00591C8F">
        <w:rPr>
          <w:rFonts w:ascii="Times New Roman" w:hAnsi="Times New Roman" w:cs="Times New Roman"/>
        </w:rPr>
        <w:t>The only remaining torque required is that which is needed to move the arm</w:t>
      </w:r>
      <w:del w:id="36" w:author="James Pierce III" w:date="2019-02-02T22:14:00Z">
        <w:r w:rsidR="00591C8F" w:rsidDel="00E60A0B">
          <w:rPr>
            <w:rFonts w:ascii="Times New Roman" w:hAnsi="Times New Roman" w:cs="Times New Roman"/>
          </w:rPr>
          <w:delText xml:space="preserve"> which</w:delText>
        </w:r>
      </w:del>
      <w:r w:rsidR="00591C8F">
        <w:rPr>
          <w:rFonts w:ascii="Times New Roman" w:hAnsi="Times New Roman" w:cs="Times New Roman"/>
        </w:rPr>
        <w:t xml:space="preserve"> the 3D scanner is mounted to about the rotational axis.</w:t>
      </w:r>
      <w:r w:rsidR="00EE328D">
        <w:rPr>
          <w:rFonts w:ascii="Times New Roman" w:hAnsi="Times New Roman" w:cs="Times New Roman"/>
        </w:rPr>
        <w:t xml:space="preserve"> For this reason, a lightweight composite (fiberglass) structural arm will be utilized to minimize inertial mass of the system.</w:t>
      </w:r>
    </w:p>
    <w:p w14:paraId="6E68C4AD" w14:textId="444E1B5B" w:rsidR="00EE328D" w:rsidRDefault="00EE328D" w:rsidP="004D3055">
      <w:pPr>
        <w:spacing w:after="0"/>
        <w:rPr>
          <w:rFonts w:ascii="Times New Roman" w:hAnsi="Times New Roman" w:cs="Times New Roman"/>
        </w:rPr>
        <w:pPrChange w:id="37" w:author="James Pierce III" w:date="2019-02-02T22:22:00Z">
          <w:pPr>
            <w:spacing w:after="0"/>
            <w:jc w:val="both"/>
          </w:pPr>
        </w:pPrChange>
      </w:pPr>
    </w:p>
    <w:p w14:paraId="037C4B4D" w14:textId="669EC92A" w:rsidR="00EE328D" w:rsidRDefault="00EE328D" w:rsidP="004D3055">
      <w:pPr>
        <w:spacing w:after="0"/>
        <w:rPr>
          <w:rFonts w:ascii="Times New Roman" w:hAnsi="Times New Roman" w:cs="Times New Roman"/>
        </w:rPr>
        <w:pPrChange w:id="38" w:author="James Pierce III" w:date="2019-02-02T22:22:00Z">
          <w:pPr>
            <w:spacing w:after="0"/>
            <w:jc w:val="both"/>
          </w:pPr>
        </w:pPrChange>
      </w:pPr>
      <w:r>
        <w:rPr>
          <w:rFonts w:ascii="Times New Roman" w:hAnsi="Times New Roman" w:cs="Times New Roman"/>
        </w:rPr>
        <w:t xml:space="preserve">To allow for smooth rotation </w:t>
      </w:r>
      <w:del w:id="39" w:author="James Pierce III" w:date="2019-02-02T22:15:00Z">
        <w:r w:rsidDel="00E60A0B">
          <w:rPr>
            <w:rFonts w:ascii="Times New Roman" w:hAnsi="Times New Roman" w:cs="Times New Roman"/>
          </w:rPr>
          <w:delText xml:space="preserve">around </w:delText>
        </w:r>
      </w:del>
      <w:ins w:id="40" w:author="James Pierce III" w:date="2019-02-02T22:15:00Z">
        <w:r w:rsidR="00E60A0B">
          <w:rPr>
            <w:rFonts w:ascii="Times New Roman" w:hAnsi="Times New Roman" w:cs="Times New Roman"/>
          </w:rPr>
          <w:t>a</w:t>
        </w:r>
        <w:r w:rsidR="00E60A0B">
          <w:rPr>
            <w:rFonts w:ascii="Times New Roman" w:hAnsi="Times New Roman" w:cs="Times New Roman"/>
          </w:rPr>
          <w:t>bout</w:t>
        </w:r>
        <w:r w:rsidR="00E60A0B">
          <w:rPr>
            <w:rFonts w:ascii="Times New Roman" w:hAnsi="Times New Roman" w:cs="Times New Roman"/>
          </w:rPr>
          <w:t xml:space="preserve"> </w:t>
        </w:r>
      </w:ins>
      <w:r>
        <w:rPr>
          <w:rFonts w:ascii="Times New Roman" w:hAnsi="Times New Roman" w:cs="Times New Roman"/>
        </w:rPr>
        <w:t xml:space="preserve">the residual limbs of subjects, a gear reduction </w:t>
      </w:r>
      <w:r w:rsidR="00463CC7">
        <w:rPr>
          <w:rFonts w:ascii="Times New Roman" w:hAnsi="Times New Roman" w:cs="Times New Roman"/>
        </w:rPr>
        <w:t xml:space="preserve">using a planetary gearset </w:t>
      </w:r>
      <w:r>
        <w:rPr>
          <w:rFonts w:ascii="Times New Roman" w:hAnsi="Times New Roman" w:cs="Times New Roman"/>
        </w:rPr>
        <w:t xml:space="preserve">will be employed in the transmission of motor power. Because </w:t>
      </w:r>
      <w:r w:rsidR="00463CC7">
        <w:rPr>
          <w:rFonts w:ascii="Times New Roman" w:hAnsi="Times New Roman" w:cs="Times New Roman"/>
        </w:rPr>
        <w:t>the maximum</w:t>
      </w:r>
      <w:r>
        <w:rPr>
          <w:rFonts w:ascii="Times New Roman" w:hAnsi="Times New Roman" w:cs="Times New Roman"/>
        </w:rPr>
        <w:t xml:space="preserve"> average forearm diameter </w:t>
      </w:r>
      <w:r w:rsidR="00463CC7">
        <w:rPr>
          <w:rFonts w:ascii="Times New Roman" w:hAnsi="Times New Roman" w:cs="Times New Roman"/>
        </w:rPr>
        <w:t>is 7.73 cm</w:t>
      </w:r>
      <w:r w:rsidR="00FA63B1">
        <w:rPr>
          <w:rFonts w:ascii="Times New Roman" w:hAnsi="Times New Roman" w:cs="Times New Roman"/>
        </w:rPr>
        <w:t xml:space="preserve"> [a]</w:t>
      </w:r>
      <w:r w:rsidR="00463CC7">
        <w:rPr>
          <w:rFonts w:ascii="Times New Roman" w:hAnsi="Times New Roman" w:cs="Times New Roman"/>
        </w:rPr>
        <w:t xml:space="preserve">, a central hub opening of at least 8 cm is preferred so that most individuals will be able to use the apparatus. </w:t>
      </w:r>
      <w:r w:rsidR="00540B05">
        <w:rPr>
          <w:rFonts w:ascii="Times New Roman" w:hAnsi="Times New Roman" w:cs="Times New Roman"/>
        </w:rPr>
        <w:t>Based on this hub diameter, a likely gear ratio for the system is 89</w:t>
      </w:r>
      <w:r w:rsidR="00DC1182">
        <w:rPr>
          <w:rFonts w:ascii="Times New Roman" w:hAnsi="Times New Roman" w:cs="Times New Roman"/>
        </w:rPr>
        <w:t>:18.</w:t>
      </w:r>
    </w:p>
    <w:p w14:paraId="77D3CAA3" w14:textId="5AAE6821" w:rsidR="00591C8F" w:rsidRDefault="00591C8F" w:rsidP="004D3055">
      <w:pPr>
        <w:spacing w:after="0"/>
        <w:rPr>
          <w:rFonts w:ascii="Times New Roman" w:hAnsi="Times New Roman" w:cs="Times New Roman"/>
        </w:rPr>
        <w:pPrChange w:id="41" w:author="James Pierce III" w:date="2019-02-02T22:22:00Z">
          <w:pPr>
            <w:spacing w:after="0"/>
            <w:jc w:val="both"/>
          </w:pPr>
        </w:pPrChange>
      </w:pPr>
    </w:p>
    <w:p w14:paraId="6FDDA3DC" w14:textId="1F7E75A6" w:rsidR="00463CC7" w:rsidRDefault="00463CC7" w:rsidP="004D3055">
      <w:pPr>
        <w:spacing w:after="0"/>
        <w:rPr>
          <w:rFonts w:ascii="Times New Roman" w:hAnsi="Times New Roman" w:cs="Times New Roman"/>
        </w:rPr>
        <w:pPrChange w:id="42" w:author="James Pierce III" w:date="2019-02-02T22:22:00Z">
          <w:pPr>
            <w:spacing w:after="0"/>
            <w:jc w:val="both"/>
          </w:pPr>
        </w:pPrChange>
      </w:pPr>
      <w:r>
        <w:rPr>
          <w:rFonts w:ascii="Times New Roman" w:hAnsi="Times New Roman" w:cs="Times New Roman"/>
        </w:rPr>
        <w:t>Once the design of the apparatus is complete, a prototype model will be produced using additive manufacturing (</w:t>
      </w:r>
      <w:proofErr w:type="spellStart"/>
      <w:r>
        <w:rPr>
          <w:rFonts w:ascii="Times New Roman" w:hAnsi="Times New Roman" w:cs="Times New Roman"/>
        </w:rPr>
        <w:t>Ultimaker</w:t>
      </w:r>
      <w:proofErr w:type="spellEnd"/>
      <w:r>
        <w:rPr>
          <w:rFonts w:ascii="Times New Roman" w:hAnsi="Times New Roman" w:cs="Times New Roman"/>
        </w:rPr>
        <w:t xml:space="preserve"> 2+ Extended, </w:t>
      </w:r>
      <w:proofErr w:type="spellStart"/>
      <w:r>
        <w:rPr>
          <w:rFonts w:ascii="Times New Roman" w:hAnsi="Times New Roman" w:cs="Times New Roman"/>
        </w:rPr>
        <w:t>Ultimaker</w:t>
      </w:r>
      <w:proofErr w:type="spellEnd"/>
      <w:r>
        <w:rPr>
          <w:rFonts w:ascii="Times New Roman" w:hAnsi="Times New Roman" w:cs="Times New Roman"/>
        </w:rPr>
        <w:t xml:space="preserve">, </w:t>
      </w:r>
      <w:proofErr w:type="spellStart"/>
      <w:r>
        <w:rPr>
          <w:rFonts w:ascii="Times New Roman" w:hAnsi="Times New Roman" w:cs="Times New Roman"/>
        </w:rPr>
        <w:t>Geldermalsen</w:t>
      </w:r>
      <w:proofErr w:type="spellEnd"/>
      <w:r>
        <w:rPr>
          <w:rFonts w:ascii="Times New Roman" w:hAnsi="Times New Roman" w:cs="Times New Roman"/>
        </w:rPr>
        <w:t xml:space="preserve">, Netherlands) with polylactic acid (PLA) plastic material for enhanced surface hardness and wear resistance. Models will be produced with a minimum infill percentage of 35% for </w:t>
      </w:r>
      <w:proofErr w:type="gramStart"/>
      <w:r>
        <w:rPr>
          <w:rFonts w:ascii="Times New Roman" w:hAnsi="Times New Roman" w:cs="Times New Roman"/>
        </w:rPr>
        <w:t>sufficient</w:t>
      </w:r>
      <w:proofErr w:type="gramEnd"/>
      <w:r>
        <w:rPr>
          <w:rFonts w:ascii="Times New Roman" w:hAnsi="Times New Roman" w:cs="Times New Roman"/>
        </w:rPr>
        <w:t xml:space="preserve"> strength.</w:t>
      </w:r>
    </w:p>
    <w:p w14:paraId="32D63C9E" w14:textId="276C10F8" w:rsidR="00616429" w:rsidRPr="00616429" w:rsidRDefault="00A94BCF" w:rsidP="004D3055">
      <w:pPr>
        <w:spacing w:after="0"/>
        <w:rPr>
          <w:rFonts w:ascii="Times New Roman" w:hAnsi="Times New Roman" w:cs="Times New Roman"/>
        </w:rPr>
        <w:pPrChange w:id="43" w:author="James Pierce III" w:date="2019-02-02T22:22:00Z">
          <w:pPr>
            <w:spacing w:after="0"/>
            <w:jc w:val="both"/>
          </w:pPr>
        </w:pPrChange>
      </w:pPr>
      <w:r>
        <w:rPr>
          <w:rFonts w:ascii="Times New Roman" w:hAnsi="Times New Roman" w:cs="Times New Roman"/>
        </w:rPr>
        <w:t xml:space="preserve"> </w:t>
      </w:r>
    </w:p>
    <w:p w14:paraId="606D1510" w14:textId="733BDD1B" w:rsidR="007B1E5C" w:rsidRDefault="007B1E5C" w:rsidP="004D3055">
      <w:pPr>
        <w:spacing w:after="0"/>
        <w:rPr>
          <w:rFonts w:ascii="Times New Roman" w:hAnsi="Times New Roman" w:cs="Times New Roman"/>
          <w:i/>
        </w:rPr>
        <w:pPrChange w:id="44" w:author="James Pierce III" w:date="2019-02-02T22:22:00Z">
          <w:pPr>
            <w:spacing w:after="0"/>
            <w:jc w:val="both"/>
          </w:pPr>
        </w:pPrChange>
      </w:pPr>
      <w:r>
        <w:rPr>
          <w:rFonts w:ascii="Times New Roman" w:hAnsi="Times New Roman" w:cs="Times New Roman"/>
          <w:i/>
        </w:rPr>
        <w:t>Creation of a Custom Control System</w:t>
      </w:r>
    </w:p>
    <w:p w14:paraId="629449BB" w14:textId="125C3027" w:rsidR="00F753BE" w:rsidRDefault="002B1507" w:rsidP="004D3055">
      <w:pPr>
        <w:spacing w:after="0"/>
        <w:rPr>
          <w:rFonts w:ascii="Times New Roman" w:hAnsi="Times New Roman" w:cs="Times New Roman"/>
        </w:rPr>
        <w:pPrChange w:id="45" w:author="James Pierce III" w:date="2019-02-02T22:22:00Z">
          <w:pPr>
            <w:spacing w:after="0"/>
            <w:jc w:val="both"/>
          </w:pPr>
        </w:pPrChange>
      </w:pPr>
      <w:r>
        <w:rPr>
          <w:rFonts w:ascii="Times New Roman" w:hAnsi="Times New Roman" w:cs="Times New Roman"/>
        </w:rPr>
        <w:t xml:space="preserve">To fulfill the requirements of this study, a custom printed circuit board will be designed in the EAGLE EDA package from Autodesk.  This system </w:t>
      </w:r>
      <w:r w:rsidR="0096431E">
        <w:rPr>
          <w:rFonts w:ascii="Times New Roman" w:hAnsi="Times New Roman" w:cs="Times New Roman"/>
        </w:rPr>
        <w:t xml:space="preserve">will need to be able to control the NEMA </w:t>
      </w:r>
      <w:ins w:id="46" w:author="James Pierce III" w:date="2019-02-02T22:16:00Z">
        <w:r w:rsidR="00E60A0B">
          <w:rPr>
            <w:rFonts w:ascii="Times New Roman" w:hAnsi="Times New Roman" w:cs="Times New Roman"/>
          </w:rPr>
          <w:t>23</w:t>
        </w:r>
      </w:ins>
      <w:del w:id="47" w:author="James Pierce III" w:date="2019-02-02T22:16:00Z">
        <w:r w:rsidR="0096431E" w:rsidDel="00E60A0B">
          <w:rPr>
            <w:rFonts w:ascii="Times New Roman" w:hAnsi="Times New Roman" w:cs="Times New Roman"/>
          </w:rPr>
          <w:delText>17</w:delText>
        </w:r>
      </w:del>
      <w:r w:rsidR="0096431E">
        <w:rPr>
          <w:rFonts w:ascii="Times New Roman" w:hAnsi="Times New Roman" w:cs="Times New Roman"/>
        </w:rPr>
        <w:t xml:space="preserve"> stepper motor that drives the gearing of the arm as well as accept input from the user’s computer </w:t>
      </w:r>
      <w:proofErr w:type="gramStart"/>
      <w:r w:rsidR="0096431E">
        <w:rPr>
          <w:rFonts w:ascii="Times New Roman" w:hAnsi="Times New Roman" w:cs="Times New Roman"/>
        </w:rPr>
        <w:t>in order to</w:t>
      </w:r>
      <w:proofErr w:type="gramEnd"/>
      <w:r w:rsidR="0096431E">
        <w:rPr>
          <w:rFonts w:ascii="Times New Roman" w:hAnsi="Times New Roman" w:cs="Times New Roman"/>
        </w:rPr>
        <w:t xml:space="preserve"> configure the system.  Possible configuration changes would be altering the rotations per minute (RPM) of the motor to accommodate scanner quality.  For instance, a lower quality scanner may need a slower RPM to capture a similar mesh density to a higher quality scanner.  </w:t>
      </w:r>
    </w:p>
    <w:p w14:paraId="6189B070" w14:textId="77777777" w:rsidR="00F753BE" w:rsidRDefault="00F753BE" w:rsidP="004D3055">
      <w:pPr>
        <w:spacing w:after="0"/>
        <w:rPr>
          <w:rFonts w:ascii="Times New Roman" w:hAnsi="Times New Roman" w:cs="Times New Roman"/>
        </w:rPr>
        <w:pPrChange w:id="48" w:author="James Pierce III" w:date="2019-02-02T22:22:00Z">
          <w:pPr>
            <w:spacing w:after="0"/>
            <w:jc w:val="both"/>
          </w:pPr>
        </w:pPrChange>
      </w:pPr>
    </w:p>
    <w:p w14:paraId="5A9E4221" w14:textId="0E1242ED" w:rsidR="002B1507" w:rsidRDefault="00F753BE" w:rsidP="004D3055">
      <w:pPr>
        <w:spacing w:after="0"/>
        <w:rPr>
          <w:rFonts w:ascii="Times New Roman" w:hAnsi="Times New Roman" w:cs="Times New Roman"/>
        </w:rPr>
        <w:pPrChange w:id="49" w:author="James Pierce III" w:date="2019-02-02T22:22:00Z">
          <w:pPr>
            <w:spacing w:after="0"/>
            <w:jc w:val="both"/>
          </w:pPr>
        </w:pPrChange>
      </w:pPr>
      <w:r>
        <w:rPr>
          <w:rFonts w:ascii="Times New Roman" w:hAnsi="Times New Roman" w:cs="Times New Roman"/>
        </w:rPr>
        <w:t xml:space="preserve">In addition, the integrated motor driver will require thermal relief and careful design to ensure that the high current of the motor </w:t>
      </w:r>
      <w:r w:rsidR="008927D6">
        <w:rPr>
          <w:rFonts w:ascii="Times New Roman" w:hAnsi="Times New Roman" w:cs="Times New Roman"/>
        </w:rPr>
        <w:t>will not overheat the driver chip, causing the motor to stop in its rotation and the system failing.  This behavior is mainly characterized by the current limiting of the chip, which is where careful consideration of the calculations is necessary</w:t>
      </w:r>
      <w:r w:rsidR="00C20931">
        <w:rPr>
          <w:rFonts w:ascii="Times New Roman" w:hAnsi="Times New Roman" w:cs="Times New Roman"/>
        </w:rPr>
        <w:t xml:space="preserve"> [7]</w:t>
      </w:r>
      <w:r w:rsidR="008927D6">
        <w:rPr>
          <w:rFonts w:ascii="Times New Roman" w:hAnsi="Times New Roman" w:cs="Times New Roman"/>
        </w:rPr>
        <w:t>.  To calculate the maximum current of the motor coils the following equation is used:</w:t>
      </w:r>
    </w:p>
    <w:p w14:paraId="677C8D8C" w14:textId="19E1B75A" w:rsidR="008927D6" w:rsidRPr="008927D6" w:rsidRDefault="004942E6" w:rsidP="004D3055">
      <w:pPr>
        <w:spacing w:after="0"/>
        <w:rPr>
          <w:rFonts w:ascii="Times New Roman" w:eastAsiaTheme="minorEastAsia" w:hAnsi="Times New Roman" w:cs="Times New Roman"/>
        </w:rPr>
        <w:pPrChange w:id="50" w:author="James Pierce III" w:date="2019-02-02T22:22:00Z">
          <w:pPr>
            <w:spacing w:after="0"/>
            <w:jc w:val="both"/>
          </w:pPr>
        </w:pPrChange>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MAX</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REF</m:t>
                  </m:r>
                </m:sub>
              </m:sSub>
            </m:num>
            <m:den>
              <m:r>
                <w:rPr>
                  <w:rFonts w:ascii="Cambria Math" w:eastAsiaTheme="minorEastAsia" w:hAnsi="Cambria Math" w:cs="Times New Roman"/>
                </w:rPr>
                <m:t>8*</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CS</m:t>
                  </m:r>
                </m:sub>
              </m:sSub>
            </m:den>
          </m:f>
        </m:oMath>
      </m:oMathPara>
    </w:p>
    <w:p w14:paraId="0343A7BA" w14:textId="588053A0" w:rsidR="008927D6" w:rsidRDefault="008927D6" w:rsidP="004D3055">
      <w:pPr>
        <w:spacing w:after="0"/>
        <w:rPr>
          <w:rFonts w:ascii="Times New Roman" w:eastAsiaTheme="minorEastAsia" w:hAnsi="Times New Roman" w:cs="Times New Roman"/>
        </w:rPr>
        <w:pPrChange w:id="51" w:author="James Pierce III" w:date="2019-02-02T22:22:00Z">
          <w:pPr>
            <w:spacing w:after="0"/>
            <w:jc w:val="both"/>
          </w:pPr>
        </w:pPrChange>
      </w:pPr>
      <w:r>
        <w:rPr>
          <w:rFonts w:ascii="Times New Roman" w:hAnsi="Times New Roman" w:cs="Times New Roman"/>
        </w:rPr>
        <w:t>And when solved for the reference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REF</m:t>
            </m:r>
          </m:sub>
        </m:sSub>
      </m:oMath>
      <w:r>
        <w:rPr>
          <w:rFonts w:ascii="Times New Roman" w:eastAsiaTheme="minorEastAsia" w:hAnsi="Times New Roman" w:cs="Times New Roman"/>
        </w:rPr>
        <w:t>), becomes:</w:t>
      </w:r>
    </w:p>
    <w:p w14:paraId="4E150E72" w14:textId="4516C35A" w:rsidR="008927D6" w:rsidRPr="008927D6" w:rsidRDefault="004942E6" w:rsidP="004D3055">
      <w:pPr>
        <w:spacing w:after="0"/>
        <w:rPr>
          <w:rFonts w:ascii="Times New Roman" w:eastAsiaTheme="minorEastAsia" w:hAnsi="Times New Roman" w:cs="Times New Roman"/>
        </w:rPr>
        <w:pPrChange w:id="52" w:author="James Pierce III" w:date="2019-02-02T22:22:00Z">
          <w:pPr>
            <w:spacing w:after="0"/>
            <w:jc w:val="both"/>
          </w:pPr>
        </w:pPrChange>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REF</m:t>
              </m:r>
            </m:sub>
          </m:sSub>
          <m:r>
            <w:rPr>
              <w:rFonts w:ascii="Cambria Math" w:eastAsiaTheme="minorEastAsia" w:hAnsi="Cambria Math" w:cs="Times New Roman"/>
            </w:rPr>
            <m:t>=8*</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MAX</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CS</m:t>
              </m:r>
            </m:sub>
          </m:sSub>
        </m:oMath>
      </m:oMathPara>
    </w:p>
    <w:p w14:paraId="15512D63" w14:textId="1B13224C" w:rsidR="008927D6" w:rsidRDefault="008927D6" w:rsidP="004D3055">
      <w:pPr>
        <w:spacing w:after="0"/>
        <w:rPr>
          <w:rFonts w:ascii="Times New Roman" w:eastAsiaTheme="minorEastAsia" w:hAnsi="Times New Roman" w:cs="Times New Roman"/>
        </w:rPr>
        <w:pPrChange w:id="53" w:author="James Pierce III" w:date="2019-02-02T22:22:00Z">
          <w:pPr>
            <w:spacing w:after="0"/>
            <w:jc w:val="both"/>
          </w:pPr>
        </w:pPrChange>
      </w:pPr>
      <w:r>
        <w:rPr>
          <w:rFonts w:ascii="Times New Roman" w:hAnsi="Times New Roman" w:cs="Times New Roman"/>
        </w:rPr>
        <w:t xml:space="preserve">By incorporating a trim potentiometer into the voltage reference pin of the motor driver, we can dynamically change this and tune it to suit our motor.  </w:t>
      </w:r>
      <w:r w:rsidR="00C604FE">
        <w:rPr>
          <w:rFonts w:ascii="Times New Roman" w:hAnsi="Times New Roman" w:cs="Times New Roman"/>
        </w:rPr>
        <w:t xml:space="preserve">The only dependent parameter is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CS</m:t>
            </m:r>
          </m:sub>
        </m:sSub>
      </m:oMath>
      <w:r w:rsidR="00C604FE">
        <w:rPr>
          <w:rFonts w:ascii="Times New Roman" w:eastAsiaTheme="minorEastAsia" w:hAnsi="Times New Roman" w:cs="Times New Roman"/>
        </w:rPr>
        <w:t xml:space="preserve"> which is the current sensing resistor used in the design of the motor driver.  This will normally be in the range of milli-Ohms (</w:t>
      </w:r>
      <m:oMath>
        <m:r>
          <w:rPr>
            <w:rFonts w:ascii="Cambria Math" w:eastAsiaTheme="minorEastAsia" w:hAnsi="Cambria Math" w:cs="Times New Roman"/>
          </w:rPr>
          <m:t>m</m:t>
        </m:r>
        <m:r>
          <m:rPr>
            <m:sty m:val="p"/>
          </m:rPr>
          <w:rPr>
            <w:rFonts w:ascii="Cambria Math" w:eastAsiaTheme="minorEastAsia" w:hAnsi="Cambria Math" w:cs="Times New Roman"/>
          </w:rPr>
          <m:t>Ω</m:t>
        </m:r>
      </m:oMath>
      <w:r w:rsidR="00C604FE">
        <w:rPr>
          <w:rFonts w:ascii="Times New Roman" w:eastAsiaTheme="minorEastAsia" w:hAnsi="Times New Roman" w:cs="Times New Roman"/>
        </w:rPr>
        <w:t xml:space="preserve">).  </w:t>
      </w:r>
    </w:p>
    <w:p w14:paraId="48177595" w14:textId="4706A2E8" w:rsidR="006A47E7" w:rsidRDefault="006A47E7" w:rsidP="004D3055">
      <w:pPr>
        <w:spacing w:after="0"/>
        <w:rPr>
          <w:rFonts w:ascii="Times New Roman" w:hAnsi="Times New Roman" w:cs="Times New Roman"/>
        </w:rPr>
        <w:pPrChange w:id="54" w:author="James Pierce III" w:date="2019-02-02T22:22:00Z">
          <w:pPr>
            <w:spacing w:after="0"/>
            <w:jc w:val="both"/>
          </w:pPr>
        </w:pPrChange>
      </w:pPr>
    </w:p>
    <w:p w14:paraId="64A46696" w14:textId="443E6199" w:rsidR="006A47E7" w:rsidRDefault="006A47E7" w:rsidP="004D3055">
      <w:pPr>
        <w:spacing w:after="0"/>
        <w:rPr>
          <w:rFonts w:ascii="Times New Roman" w:hAnsi="Times New Roman" w:cs="Times New Roman"/>
        </w:rPr>
        <w:pPrChange w:id="55" w:author="James Pierce III" w:date="2019-02-02T22:22:00Z">
          <w:pPr>
            <w:spacing w:after="0"/>
            <w:jc w:val="both"/>
          </w:pPr>
        </w:pPrChange>
      </w:pPr>
      <w:r>
        <w:rPr>
          <w:rFonts w:ascii="Times New Roman" w:hAnsi="Times New Roman" w:cs="Times New Roman"/>
        </w:rPr>
        <w:t xml:space="preserve">The implemented power supply should be capable of supplying both the motor driver and motor, but also the supporting microcontroller circuitry and active cooling elements.  Motor drivers and motors can normally operate on voltages in the range of 12V – 24V if not higher, so a wall plug power supply is suitable if it can deliver the currents necessary, which can be in the range of 1A – 3A.  The microcontroller implemented should have a USB interface to allow for the configuration changes to be applied, as well as enough input/output pins to drive the multiple pins of a </w:t>
      </w:r>
      <w:r w:rsidR="004B75FB">
        <w:rPr>
          <w:rFonts w:ascii="Times New Roman" w:hAnsi="Times New Roman" w:cs="Times New Roman"/>
        </w:rPr>
        <w:t>motor driver.  Finally, the active cooling elements used are a set of push/pull fans that are mounted on both sides of the housing to pull heat out of the interior chamber of the scanner arm.</w:t>
      </w:r>
      <w:r w:rsidR="00923885">
        <w:rPr>
          <w:rFonts w:ascii="Times New Roman" w:hAnsi="Times New Roman" w:cs="Times New Roman"/>
        </w:rPr>
        <w:t xml:space="preserve"> </w:t>
      </w:r>
    </w:p>
    <w:p w14:paraId="79CE9933" w14:textId="05D840DA" w:rsidR="00923885" w:rsidRDefault="00923885" w:rsidP="004D3055">
      <w:pPr>
        <w:spacing w:after="0"/>
        <w:rPr>
          <w:rFonts w:ascii="Times New Roman" w:hAnsi="Times New Roman" w:cs="Times New Roman"/>
        </w:rPr>
        <w:pPrChange w:id="56" w:author="James Pierce III" w:date="2019-02-02T22:22:00Z">
          <w:pPr>
            <w:spacing w:after="0"/>
            <w:jc w:val="both"/>
          </w:pPr>
        </w:pPrChange>
      </w:pPr>
    </w:p>
    <w:p w14:paraId="543CA078" w14:textId="7EAEE3A9" w:rsidR="00923885" w:rsidRPr="002B1507" w:rsidRDefault="00923885" w:rsidP="004D3055">
      <w:pPr>
        <w:spacing w:after="0"/>
        <w:rPr>
          <w:rFonts w:ascii="Times New Roman" w:hAnsi="Times New Roman" w:cs="Times New Roman"/>
        </w:rPr>
        <w:pPrChange w:id="57" w:author="James Pierce III" w:date="2019-02-02T22:22:00Z">
          <w:pPr>
            <w:spacing w:after="0"/>
            <w:jc w:val="both"/>
          </w:pPr>
        </w:pPrChange>
      </w:pPr>
      <w:r>
        <w:rPr>
          <w:rFonts w:ascii="Times New Roman" w:hAnsi="Times New Roman" w:cs="Times New Roman"/>
        </w:rPr>
        <w:lastRenderedPageBreak/>
        <w:t>The mentioned elements are characterized in the block diagram shown, which shows the control flow of the system, with the output being the stepper motor actions.  At this point in time, no considerations were made on the ability to interface with a scanner through this system, as the complexity faced with integration of multiple scanners would be outside the scope of this study.</w:t>
      </w:r>
      <w:r w:rsidR="000965AA">
        <w:rPr>
          <w:rFonts w:ascii="Times New Roman" w:hAnsi="Times New Roman" w:cs="Times New Roman"/>
        </w:rPr>
        <w:t xml:space="preserve">  The interfacing of the scanner is handled by the user’s PC with a separate USB port. </w:t>
      </w:r>
    </w:p>
    <w:p w14:paraId="498EFFFD" w14:textId="40739D93" w:rsidR="007B1E5C" w:rsidRPr="007B1E5C" w:rsidRDefault="007B1E5C" w:rsidP="004D3055">
      <w:pPr>
        <w:spacing w:after="0"/>
        <w:rPr>
          <w:rFonts w:ascii="Times New Roman" w:hAnsi="Times New Roman" w:cs="Times New Roman"/>
        </w:rPr>
        <w:pPrChange w:id="58" w:author="James Pierce III" w:date="2019-02-02T22:22:00Z">
          <w:pPr>
            <w:spacing w:after="0"/>
            <w:jc w:val="center"/>
          </w:pPr>
        </w:pPrChange>
      </w:pPr>
      <w:r>
        <w:rPr>
          <w:rFonts w:ascii="Times New Roman" w:hAnsi="Times New Roman" w:cs="Times New Roman"/>
          <w:noProof/>
        </w:rPr>
        <w:drawing>
          <wp:inline distT="0" distB="0" distL="0" distR="0" wp14:anchorId="2E70EC7E" wp14:editId="3D2D5A51">
            <wp:extent cx="1493520" cy="239657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SA Block Diagram.png"/>
                    <pic:cNvPicPr/>
                  </pic:nvPicPr>
                  <pic:blipFill>
                    <a:blip r:embed="rId4">
                      <a:extLst>
                        <a:ext uri="{28A0092B-C50C-407E-A947-70E740481C1C}">
                          <a14:useLocalDpi xmlns:a14="http://schemas.microsoft.com/office/drawing/2010/main" val="0"/>
                        </a:ext>
                      </a:extLst>
                    </a:blip>
                    <a:stretch>
                      <a:fillRect/>
                    </a:stretch>
                  </pic:blipFill>
                  <pic:spPr>
                    <a:xfrm>
                      <a:off x="0" y="0"/>
                      <a:ext cx="1503680" cy="2412882"/>
                    </a:xfrm>
                    <a:prstGeom prst="rect">
                      <a:avLst/>
                    </a:prstGeom>
                  </pic:spPr>
                </pic:pic>
              </a:graphicData>
            </a:graphic>
          </wp:inline>
        </w:drawing>
      </w:r>
    </w:p>
    <w:p w14:paraId="701D8E35" w14:textId="4F0A8D32" w:rsidR="007B1E5C" w:rsidRPr="00E60A0B" w:rsidRDefault="007B1E5C" w:rsidP="004D3055">
      <w:pPr>
        <w:spacing w:after="0"/>
        <w:rPr>
          <w:rFonts w:ascii="Times New Roman" w:hAnsi="Times New Roman" w:cs="Times New Roman"/>
          <w:i/>
          <w:rPrChange w:id="59" w:author="James Pierce III" w:date="2019-02-02T22:16:00Z">
            <w:rPr>
              <w:rFonts w:ascii="Times New Roman" w:hAnsi="Times New Roman" w:cs="Times New Roman"/>
              <w:b/>
              <w:i/>
            </w:rPr>
          </w:rPrChange>
        </w:rPr>
      </w:pPr>
      <w:r w:rsidRPr="00E60A0B">
        <w:rPr>
          <w:rFonts w:ascii="Times New Roman" w:hAnsi="Times New Roman" w:cs="Times New Roman"/>
          <w:i/>
          <w:rPrChange w:id="60" w:author="James Pierce III" w:date="2019-02-02T22:16:00Z">
            <w:rPr>
              <w:rFonts w:ascii="Times New Roman" w:hAnsi="Times New Roman" w:cs="Times New Roman"/>
              <w:b/>
              <w:i/>
            </w:rPr>
          </w:rPrChange>
        </w:rPr>
        <w:t>3D Scanning Paradigm for Residual Limbs</w:t>
      </w:r>
    </w:p>
    <w:p w14:paraId="116B5408" w14:textId="77777777" w:rsidR="005C3E5E" w:rsidRDefault="00E60A0B" w:rsidP="004D3055">
      <w:pPr>
        <w:spacing w:after="0"/>
        <w:rPr>
          <w:ins w:id="61" w:author="James Pierce III" w:date="2019-02-02T23:25:00Z"/>
          <w:rFonts w:ascii="Times New Roman" w:hAnsi="Times New Roman" w:cs="Times New Roman"/>
        </w:rPr>
      </w:pPr>
      <w:ins w:id="62" w:author="James Pierce III" w:date="2019-02-02T22:17:00Z">
        <w:r>
          <w:rPr>
            <w:rFonts w:ascii="Times New Roman" w:hAnsi="Times New Roman" w:cs="Times New Roman"/>
          </w:rPr>
          <w:t xml:space="preserve">All testing and future use of the produced 3D scanning apparatus </w:t>
        </w:r>
        <w:r w:rsidR="004D3055">
          <w:rPr>
            <w:rFonts w:ascii="Times New Roman" w:hAnsi="Times New Roman" w:cs="Times New Roman"/>
          </w:rPr>
          <w:t xml:space="preserve">will follow a standardized and repeatable procedure. </w:t>
        </w:r>
      </w:ins>
    </w:p>
    <w:p w14:paraId="18BCBEF0" w14:textId="77777777" w:rsidR="005C3E5E" w:rsidRDefault="005C3E5E" w:rsidP="005C3E5E">
      <w:pPr>
        <w:spacing w:after="0"/>
        <w:rPr>
          <w:ins w:id="63" w:author="James Pierce III" w:date="2019-02-02T23:25:00Z"/>
          <w:rFonts w:ascii="Times New Roman" w:hAnsi="Times New Roman" w:cs="Times New Roman"/>
        </w:rPr>
      </w:pPr>
    </w:p>
    <w:p w14:paraId="62D78563" w14:textId="40158B41" w:rsidR="00251813" w:rsidRDefault="004D3055" w:rsidP="005C3E5E">
      <w:pPr>
        <w:spacing w:after="0"/>
        <w:rPr>
          <w:ins w:id="64" w:author="James Pierce III" w:date="2019-02-02T23:30:00Z"/>
          <w:rFonts w:ascii="Times New Roman" w:hAnsi="Times New Roman" w:cs="Times New Roman"/>
        </w:rPr>
      </w:pPr>
      <w:ins w:id="65" w:author="James Pierce III" w:date="2019-02-02T22:17:00Z">
        <w:r>
          <w:rPr>
            <w:rFonts w:ascii="Times New Roman" w:hAnsi="Times New Roman" w:cs="Times New Roman"/>
          </w:rPr>
          <w:t xml:space="preserve">After </w:t>
        </w:r>
      </w:ins>
      <w:ins w:id="66" w:author="James Pierce III" w:date="2019-02-02T22:18:00Z">
        <w:r>
          <w:rPr>
            <w:rFonts w:ascii="Times New Roman" w:hAnsi="Times New Roman" w:cs="Times New Roman"/>
          </w:rPr>
          <w:t>comfortably seating a subject at a table of height 29-33 inches</w:t>
        </w:r>
      </w:ins>
      <w:ins w:id="67" w:author="James Pierce III" w:date="2019-02-02T22:19:00Z">
        <w:r>
          <w:rPr>
            <w:rFonts w:ascii="Times New Roman" w:hAnsi="Times New Roman" w:cs="Times New Roman"/>
          </w:rPr>
          <w:t xml:space="preserve">, the arm to be scanned will be rested in </w:t>
        </w:r>
      </w:ins>
      <w:ins w:id="68" w:author="James Pierce III" w:date="2019-02-02T22:20:00Z">
        <w:r>
          <w:rPr>
            <w:rFonts w:ascii="Times New Roman" w:hAnsi="Times New Roman" w:cs="Times New Roman"/>
          </w:rPr>
          <w:t xml:space="preserve">an armrest </w:t>
        </w:r>
      </w:ins>
      <w:ins w:id="69" w:author="James Pierce III" w:date="2019-02-02T23:25:00Z">
        <w:r w:rsidR="005C3E5E">
          <w:rPr>
            <w:rFonts w:ascii="Times New Roman" w:hAnsi="Times New Roman" w:cs="Times New Roman"/>
          </w:rPr>
          <w:t>integral to the</w:t>
        </w:r>
      </w:ins>
      <w:ins w:id="70" w:author="James Pierce III" w:date="2019-02-02T22:19:00Z">
        <w:r>
          <w:rPr>
            <w:rFonts w:ascii="Times New Roman" w:hAnsi="Times New Roman" w:cs="Times New Roman"/>
          </w:rPr>
          <w:t xml:space="preserve"> 3D scanning </w:t>
        </w:r>
      </w:ins>
      <w:ins w:id="71" w:author="James Pierce III" w:date="2019-02-02T22:20:00Z">
        <w:r>
          <w:rPr>
            <w:rFonts w:ascii="Times New Roman" w:hAnsi="Times New Roman" w:cs="Times New Roman"/>
          </w:rPr>
          <w:t xml:space="preserve">apparatus. Hook-and-loop fabric (i.e. Velcro) will be used to stabilize and secure </w:t>
        </w:r>
      </w:ins>
      <w:ins w:id="72" w:author="James Pierce III" w:date="2019-02-02T22:21:00Z">
        <w:r>
          <w:rPr>
            <w:rFonts w:ascii="Times New Roman" w:hAnsi="Times New Roman" w:cs="Times New Roman"/>
          </w:rPr>
          <w:t>the limb for repeatable scanning. If the subject has fingers, they will be asked to extend them in a position which they can retain for at least thirty seconds</w:t>
        </w:r>
      </w:ins>
      <w:ins w:id="73" w:author="James Pierce III" w:date="2019-02-02T22:22:00Z">
        <w:r>
          <w:rPr>
            <w:rFonts w:ascii="Times New Roman" w:hAnsi="Times New Roman" w:cs="Times New Roman"/>
          </w:rPr>
          <w:t xml:space="preserve">. Once properly positioned, </w:t>
        </w:r>
      </w:ins>
      <w:ins w:id="74" w:author="James Pierce III" w:date="2019-02-02T23:25:00Z">
        <w:r w:rsidR="00144A55">
          <w:rPr>
            <w:rFonts w:ascii="Times New Roman" w:hAnsi="Times New Roman" w:cs="Times New Roman"/>
          </w:rPr>
          <w:t>th</w:t>
        </w:r>
      </w:ins>
      <w:ins w:id="75" w:author="James Pierce III" w:date="2019-02-02T23:26:00Z">
        <w:r w:rsidR="00144A55">
          <w:rPr>
            <w:rFonts w:ascii="Times New Roman" w:hAnsi="Times New Roman" w:cs="Times New Roman"/>
          </w:rPr>
          <w:t xml:space="preserve">e scanning process will be started from the 3D scanner’s associated software, and the serial monitor of Arduino’s </w:t>
        </w:r>
      </w:ins>
      <w:ins w:id="76" w:author="James Pierce III" w:date="2019-02-02T23:27:00Z">
        <w:r w:rsidR="00144A55">
          <w:rPr>
            <w:rFonts w:ascii="Times New Roman" w:hAnsi="Times New Roman" w:cs="Times New Roman"/>
          </w:rPr>
          <w:t>IDE programming environment will initiate rotation of the scanner arm at a selected rate of rotation (between one and 12 RPM)</w:t>
        </w:r>
      </w:ins>
      <w:ins w:id="77" w:author="James Pierce III" w:date="2019-02-02T23:28:00Z">
        <w:r w:rsidR="00144A55">
          <w:rPr>
            <w:rFonts w:ascii="Times New Roman" w:hAnsi="Times New Roman" w:cs="Times New Roman"/>
          </w:rPr>
          <w:t>. Th</w:t>
        </w:r>
      </w:ins>
      <w:ins w:id="78" w:author="James Pierce III" w:date="2019-02-02T23:29:00Z">
        <w:r w:rsidR="00144A55">
          <w:rPr>
            <w:rFonts w:ascii="Times New Roman" w:hAnsi="Times New Roman" w:cs="Times New Roman"/>
          </w:rPr>
          <w:t xml:space="preserve">e 3D scanner will then make two full revolutions around the subject’s residual limb, in counterclockwise and clockwise directions, respectively. </w:t>
        </w:r>
      </w:ins>
    </w:p>
    <w:p w14:paraId="158C08E5" w14:textId="383DE939" w:rsidR="00144A55" w:rsidRDefault="00144A55" w:rsidP="005C3E5E">
      <w:pPr>
        <w:spacing w:after="0"/>
        <w:rPr>
          <w:ins w:id="79" w:author="James Pierce III" w:date="2019-02-02T23:30:00Z"/>
          <w:rFonts w:ascii="Times New Roman" w:hAnsi="Times New Roman" w:cs="Times New Roman"/>
        </w:rPr>
      </w:pPr>
    </w:p>
    <w:p w14:paraId="3A28F3BE" w14:textId="2245C330" w:rsidR="00144A55" w:rsidRPr="004942E6" w:rsidRDefault="00144A55" w:rsidP="005C3E5E">
      <w:pPr>
        <w:spacing w:after="0"/>
        <w:rPr>
          <w:rFonts w:ascii="Times New Roman" w:hAnsi="Times New Roman" w:cs="Times New Roman"/>
        </w:rPr>
      </w:pPr>
      <w:ins w:id="80" w:author="James Pierce III" w:date="2019-02-02T23:30:00Z">
        <w:r>
          <w:rPr>
            <w:rFonts w:ascii="Times New Roman" w:hAnsi="Times New Roman" w:cs="Times New Roman"/>
          </w:rPr>
          <w:t xml:space="preserve">Once scanning has been completed, the resultant mesh will be healed and processed </w:t>
        </w:r>
        <w:proofErr w:type="spellStart"/>
        <w:r>
          <w:rPr>
            <w:rFonts w:ascii="Times New Roman" w:hAnsi="Times New Roman" w:cs="Times New Roman"/>
          </w:rPr>
          <w:t>withing</w:t>
        </w:r>
        <w:proofErr w:type="spellEnd"/>
        <w:r>
          <w:rPr>
            <w:rFonts w:ascii="Times New Roman" w:hAnsi="Times New Roman" w:cs="Times New Roman"/>
          </w:rPr>
          <w:t xml:space="preserve"> the scanning </w:t>
        </w:r>
        <w:proofErr w:type="gramStart"/>
        <w:r>
          <w:rPr>
            <w:rFonts w:ascii="Times New Roman" w:hAnsi="Times New Roman" w:cs="Times New Roman"/>
          </w:rPr>
          <w:t>software, and</w:t>
        </w:r>
        <w:proofErr w:type="gramEnd"/>
        <w:r>
          <w:rPr>
            <w:rFonts w:ascii="Times New Roman" w:hAnsi="Times New Roman" w:cs="Times New Roman"/>
          </w:rPr>
          <w:t xml:space="preserve"> exported for use in the development of custom sockets for fitting. </w:t>
        </w:r>
      </w:ins>
      <w:ins w:id="81" w:author="James Pierce III" w:date="2019-02-02T23:31:00Z">
        <w:r>
          <w:rPr>
            <w:rFonts w:ascii="Times New Roman" w:hAnsi="Times New Roman" w:cs="Times New Roman"/>
            <w:noProof/>
          </w:rPr>
          <w:drawing>
            <wp:inline distT="0" distB="0" distL="0" distR="0" wp14:anchorId="695DDEFA" wp14:editId="5D77ACBD">
              <wp:extent cx="5486400" cy="942975"/>
              <wp:effectExtent l="0" t="0" r="571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ins>
    </w:p>
    <w:p w14:paraId="144D9067" w14:textId="77777777" w:rsidR="007B1E5C" w:rsidRPr="007B1E5C" w:rsidRDefault="007B1E5C" w:rsidP="004D3055">
      <w:pPr>
        <w:spacing w:after="0"/>
        <w:rPr>
          <w:rFonts w:ascii="Times New Roman" w:hAnsi="Times New Roman" w:cs="Times New Roman"/>
        </w:rPr>
        <w:pPrChange w:id="82" w:author="James Pierce III" w:date="2019-02-02T22:22:00Z">
          <w:pPr>
            <w:spacing w:after="0"/>
            <w:jc w:val="both"/>
          </w:pPr>
        </w:pPrChange>
      </w:pPr>
    </w:p>
    <w:p w14:paraId="1E694849" w14:textId="732A7FBE" w:rsidR="007E0816" w:rsidRDefault="007E0816" w:rsidP="004D3055">
      <w:pPr>
        <w:spacing w:after="0"/>
        <w:rPr>
          <w:rFonts w:ascii="Times New Roman" w:hAnsi="Times New Roman" w:cs="Times New Roman"/>
        </w:rPr>
        <w:pPrChange w:id="83" w:author="James Pierce III" w:date="2019-02-02T22:22:00Z">
          <w:pPr>
            <w:spacing w:after="0"/>
            <w:jc w:val="both"/>
          </w:pPr>
        </w:pPrChange>
      </w:pPr>
    </w:p>
    <w:p w14:paraId="4A91E9F4" w14:textId="77777777" w:rsidR="00C327F3" w:rsidRDefault="00C327F3" w:rsidP="004D3055">
      <w:pPr>
        <w:rPr>
          <w:rFonts w:ascii="Times New Roman" w:hAnsi="Times New Roman" w:cs="Times New Roman"/>
          <w:b/>
        </w:rPr>
        <w:pPrChange w:id="84" w:author="James Pierce III" w:date="2019-02-02T22:22:00Z">
          <w:pPr/>
        </w:pPrChange>
      </w:pPr>
      <w:r>
        <w:rPr>
          <w:rFonts w:ascii="Times New Roman" w:hAnsi="Times New Roman" w:cs="Times New Roman"/>
          <w:b/>
        </w:rPr>
        <w:br w:type="page"/>
      </w:r>
    </w:p>
    <w:p w14:paraId="4806CA0C" w14:textId="61594F60" w:rsidR="000271C1" w:rsidRDefault="000271C1" w:rsidP="004D3055">
      <w:pPr>
        <w:spacing w:after="0"/>
        <w:rPr>
          <w:rFonts w:ascii="Times New Roman" w:hAnsi="Times New Roman" w:cs="Times New Roman"/>
          <w:b/>
        </w:rPr>
        <w:pPrChange w:id="85" w:author="James Pierce III" w:date="2019-02-02T22:22:00Z">
          <w:pPr>
            <w:spacing w:after="0"/>
            <w:jc w:val="both"/>
          </w:pPr>
        </w:pPrChange>
      </w:pPr>
      <w:r w:rsidRPr="00A456F8">
        <w:rPr>
          <w:rFonts w:ascii="Times New Roman" w:hAnsi="Times New Roman" w:cs="Times New Roman"/>
          <w:b/>
        </w:rPr>
        <w:lastRenderedPageBreak/>
        <w:t>Results</w:t>
      </w:r>
    </w:p>
    <w:p w14:paraId="54BCF25C" w14:textId="296FBD12" w:rsidR="002B1507" w:rsidRDefault="0027762B" w:rsidP="004D3055">
      <w:pPr>
        <w:spacing w:after="0"/>
        <w:rPr>
          <w:rFonts w:ascii="Times New Roman" w:hAnsi="Times New Roman" w:cs="Times New Roman"/>
          <w:i/>
        </w:rPr>
        <w:pPrChange w:id="86" w:author="James Pierce III" w:date="2019-02-02T22:22:00Z">
          <w:pPr>
            <w:spacing w:after="0"/>
            <w:jc w:val="both"/>
          </w:pPr>
        </w:pPrChange>
      </w:pPr>
      <w:r>
        <w:rPr>
          <w:rFonts w:ascii="Times New Roman" w:hAnsi="Times New Roman" w:cs="Times New Roman"/>
          <w:i/>
        </w:rPr>
        <w:t>3</w:t>
      </w:r>
      <w:r w:rsidR="002B1507">
        <w:rPr>
          <w:rFonts w:ascii="Times New Roman" w:hAnsi="Times New Roman" w:cs="Times New Roman"/>
          <w:i/>
        </w:rPr>
        <w:t>D Scanner Arm</w:t>
      </w:r>
    </w:p>
    <w:p w14:paraId="7106F46D" w14:textId="114D27F9" w:rsidR="00BC7498" w:rsidRDefault="0027762B" w:rsidP="004D3055">
      <w:pPr>
        <w:spacing w:after="0"/>
        <w:rPr>
          <w:rFonts w:ascii="Times New Roman" w:hAnsi="Times New Roman" w:cs="Times New Roman"/>
        </w:rPr>
        <w:pPrChange w:id="87" w:author="James Pierce III" w:date="2019-02-02T22:22:00Z">
          <w:pPr>
            <w:spacing w:after="0"/>
            <w:jc w:val="both"/>
          </w:pPr>
        </w:pPrChange>
      </w:pPr>
      <w:r>
        <w:rPr>
          <w:rFonts w:ascii="Times New Roman" w:hAnsi="Times New Roman" w:cs="Times New Roman"/>
        </w:rPr>
        <w:t xml:space="preserve">The completed design for the 3D scanning apparatus comprises a central hub of 9.5 cm diameter, with a planetary gearset isolating it from the motion of the scanner assembly. </w:t>
      </w:r>
      <w:r w:rsidR="0080056C">
        <w:rPr>
          <w:rFonts w:ascii="Times New Roman" w:hAnsi="Times New Roman" w:cs="Times New Roman"/>
        </w:rPr>
        <w:t xml:space="preserve">Dovetail mating geometries allow for easy assembly of the various components. Self-retaining of the planetary gearset was obtained </w:t>
      </w:r>
      <w:proofErr w:type="gramStart"/>
      <w:r w:rsidR="0080056C">
        <w:rPr>
          <w:rFonts w:ascii="Times New Roman" w:hAnsi="Times New Roman" w:cs="Times New Roman"/>
        </w:rPr>
        <w:t>through the use of</w:t>
      </w:r>
      <w:proofErr w:type="gramEnd"/>
      <w:r w:rsidR="0080056C">
        <w:rPr>
          <w:rFonts w:ascii="Times New Roman" w:hAnsi="Times New Roman" w:cs="Times New Roman"/>
        </w:rPr>
        <w:t xml:space="preserve"> a custom-designed herringbone gearset, which was printed in place, with no assembly required. (Figure X) </w:t>
      </w:r>
    </w:p>
    <w:p w14:paraId="38CC44AC" w14:textId="40277977" w:rsidR="00BC7498" w:rsidRDefault="00E60A0B" w:rsidP="004D3055">
      <w:pPr>
        <w:spacing w:after="0"/>
        <w:rPr>
          <w:ins w:id="88" w:author="James Pierce III" w:date="2019-02-02T23:36:00Z"/>
          <w:rFonts w:ascii="Times New Roman" w:hAnsi="Times New Roman" w:cs="Times New Roman"/>
        </w:rPr>
      </w:pPr>
      <w:r>
        <w:rPr>
          <w:noProof/>
        </w:rPr>
        <w:drawing>
          <wp:inline distT="0" distB="0" distL="0" distR="0" wp14:anchorId="7EBB740E" wp14:editId="786044DA">
            <wp:extent cx="2895600" cy="2334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2334260"/>
                    </a:xfrm>
                    <a:prstGeom prst="rect">
                      <a:avLst/>
                    </a:prstGeom>
                  </pic:spPr>
                </pic:pic>
              </a:graphicData>
            </a:graphic>
          </wp:inline>
        </w:drawing>
      </w:r>
    </w:p>
    <w:p w14:paraId="456B9934" w14:textId="77777777" w:rsidR="002A2BB5" w:rsidRDefault="002A2BB5" w:rsidP="004D3055">
      <w:pPr>
        <w:spacing w:after="0"/>
        <w:rPr>
          <w:rFonts w:ascii="Times New Roman" w:hAnsi="Times New Roman" w:cs="Times New Roman"/>
        </w:rPr>
        <w:pPrChange w:id="89" w:author="James Pierce III" w:date="2019-02-02T22:22:00Z">
          <w:pPr>
            <w:spacing w:after="0"/>
            <w:jc w:val="center"/>
          </w:pPr>
        </w:pPrChange>
      </w:pPr>
    </w:p>
    <w:p w14:paraId="14A21503" w14:textId="77777777" w:rsidR="00E60A0B" w:rsidRDefault="0080056C" w:rsidP="004D3055">
      <w:pPr>
        <w:spacing w:after="0"/>
        <w:rPr>
          <w:rFonts w:ascii="Times New Roman" w:hAnsi="Times New Roman" w:cs="Times New Roman"/>
        </w:rPr>
      </w:pPr>
      <w:r>
        <w:rPr>
          <w:rFonts w:ascii="Times New Roman" w:hAnsi="Times New Roman" w:cs="Times New Roman"/>
        </w:rPr>
        <w:t xml:space="preserve">The motor mount was designed such that the NEMA 23 stepper motor was 13.5 cm from the central axis, in accordance with earlier torque requirement calculations. The Sense 3D Scanner was attached to the apparatus via structural fiberglass I-beam of mass 0.899 kg. A sliding mount for the scanner was attached to the arm and fixed in place with an M5 set screw. The 3D scanner was attached to this mount </w:t>
      </w:r>
      <w:proofErr w:type="gramStart"/>
      <w:r>
        <w:rPr>
          <w:rFonts w:ascii="Times New Roman" w:hAnsi="Times New Roman" w:cs="Times New Roman"/>
        </w:rPr>
        <w:t>through the use of</w:t>
      </w:r>
      <w:proofErr w:type="gramEnd"/>
      <w:r>
        <w:rPr>
          <w:rFonts w:ascii="Times New Roman" w:hAnsi="Times New Roman" w:cs="Times New Roman"/>
        </w:rPr>
        <w:t xml:space="preserve"> its standardized 1/4”-20 threaded attachment geometry. (Figure X) </w:t>
      </w:r>
    </w:p>
    <w:p w14:paraId="44570D84" w14:textId="42D02C63" w:rsidR="00463CC7" w:rsidRDefault="00E60A0B" w:rsidP="004D3055">
      <w:pPr>
        <w:spacing w:after="0"/>
        <w:rPr>
          <w:ins w:id="90" w:author="James Pierce III" w:date="2019-02-02T23:48:00Z"/>
          <w:rFonts w:ascii="Times New Roman" w:hAnsi="Times New Roman" w:cs="Times New Roman"/>
        </w:rPr>
      </w:pPr>
      <w:r>
        <w:rPr>
          <w:noProof/>
        </w:rPr>
        <w:drawing>
          <wp:inline distT="0" distB="0" distL="0" distR="0" wp14:anchorId="6257F40E" wp14:editId="633A9CD8">
            <wp:extent cx="2809875" cy="89281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892810"/>
                    </a:xfrm>
                    <a:prstGeom prst="rect">
                      <a:avLst/>
                    </a:prstGeom>
                  </pic:spPr>
                </pic:pic>
              </a:graphicData>
            </a:graphic>
          </wp:inline>
        </w:drawing>
      </w:r>
    </w:p>
    <w:p w14:paraId="47439759" w14:textId="071212D1" w:rsidR="0011165E" w:rsidRDefault="0011165E" w:rsidP="004D3055">
      <w:pPr>
        <w:spacing w:after="0"/>
        <w:rPr>
          <w:ins w:id="91" w:author="James Pierce III" w:date="2019-02-02T23:48:00Z"/>
          <w:rFonts w:ascii="Times New Roman" w:hAnsi="Times New Roman" w:cs="Times New Roman"/>
        </w:rPr>
      </w:pPr>
    </w:p>
    <w:p w14:paraId="38020285" w14:textId="50C7550D" w:rsidR="002A2BB5" w:rsidRDefault="0011165E" w:rsidP="004D3055">
      <w:pPr>
        <w:spacing w:after="0"/>
        <w:rPr>
          <w:rFonts w:ascii="Times New Roman" w:hAnsi="Times New Roman" w:cs="Times New Roman"/>
        </w:rPr>
        <w:pPrChange w:id="92" w:author="James Pierce III" w:date="2019-02-02T22:22:00Z">
          <w:pPr>
            <w:spacing w:after="0"/>
            <w:jc w:val="center"/>
          </w:pPr>
        </w:pPrChange>
      </w:pPr>
      <w:ins w:id="93" w:author="James Pierce III" w:date="2019-02-02T23:50:00Z">
        <w:r>
          <w:rPr>
            <w:rFonts w:ascii="Times New Roman" w:hAnsi="Times New Roman" w:cs="Times New Roman"/>
          </w:rPr>
          <w:t>Once printed, the apparatus was affixed to the testing bench using wood scr</w:t>
        </w:r>
      </w:ins>
      <w:ins w:id="94" w:author="James Pierce III" w:date="2019-02-02T23:51:00Z">
        <w:r>
          <w:rPr>
            <w:rFonts w:ascii="Times New Roman" w:hAnsi="Times New Roman" w:cs="Times New Roman"/>
          </w:rPr>
          <w:t>ews. A tall, adjustable height chair was used to make subjects comfortable and naturally positioned. All motion components were pa</w:t>
        </w:r>
      </w:ins>
      <w:ins w:id="95" w:author="James Pierce III" w:date="2019-02-02T23:52:00Z">
        <w:r>
          <w:rPr>
            <w:rFonts w:ascii="Times New Roman" w:hAnsi="Times New Roman" w:cs="Times New Roman"/>
          </w:rPr>
          <w:t xml:space="preserve">cked with PTFE grease, to allow smoother and quieter operation. </w:t>
        </w:r>
      </w:ins>
    </w:p>
    <w:p w14:paraId="4EF743C4" w14:textId="77777777" w:rsidR="0080056C" w:rsidRPr="0027762B" w:rsidRDefault="0080056C" w:rsidP="004D3055">
      <w:pPr>
        <w:spacing w:after="0"/>
        <w:rPr>
          <w:rFonts w:ascii="Times New Roman" w:hAnsi="Times New Roman" w:cs="Times New Roman"/>
        </w:rPr>
        <w:pPrChange w:id="96" w:author="James Pierce III" w:date="2019-02-02T22:22:00Z">
          <w:pPr>
            <w:spacing w:after="0"/>
            <w:jc w:val="both"/>
          </w:pPr>
        </w:pPrChange>
      </w:pPr>
    </w:p>
    <w:p w14:paraId="52107EAE" w14:textId="781F1110" w:rsidR="002B1507" w:rsidRDefault="002B1507" w:rsidP="004D3055">
      <w:pPr>
        <w:spacing w:after="0"/>
        <w:rPr>
          <w:rFonts w:ascii="Times New Roman" w:hAnsi="Times New Roman" w:cs="Times New Roman"/>
          <w:i/>
        </w:rPr>
        <w:pPrChange w:id="97" w:author="James Pierce III" w:date="2019-02-02T22:22:00Z">
          <w:pPr>
            <w:spacing w:after="0"/>
            <w:jc w:val="both"/>
          </w:pPr>
        </w:pPrChange>
      </w:pPr>
      <w:r>
        <w:rPr>
          <w:rFonts w:ascii="Times New Roman" w:hAnsi="Times New Roman" w:cs="Times New Roman"/>
          <w:i/>
        </w:rPr>
        <w:t>Custom Electronic Control System</w:t>
      </w:r>
    </w:p>
    <w:p w14:paraId="29335E84" w14:textId="30CAF16F" w:rsidR="002B1507" w:rsidRDefault="00E36AF3" w:rsidP="004D3055">
      <w:pPr>
        <w:spacing w:after="0"/>
        <w:rPr>
          <w:rFonts w:ascii="Times New Roman" w:hAnsi="Times New Roman" w:cs="Times New Roman"/>
        </w:rPr>
        <w:pPrChange w:id="98" w:author="James Pierce III" w:date="2019-02-02T22:22:00Z">
          <w:pPr>
            <w:spacing w:after="0"/>
            <w:jc w:val="both"/>
          </w:pPr>
        </w:pPrChange>
      </w:pPr>
      <w:r>
        <w:rPr>
          <w:rFonts w:ascii="Times New Roman" w:hAnsi="Times New Roman" w:cs="Times New Roman"/>
        </w:rPr>
        <w:t>The designed control system was able to fulfill the requirements of the study.  The integrated motor driver runs with very limited heating when driving the scanner arm.  It has a small enough footprint to be integrated into a small housing chamber that increases the efficiency of the cooling</w:t>
      </w:r>
      <w:r w:rsidR="007F1C63">
        <w:rPr>
          <w:rFonts w:ascii="Times New Roman" w:hAnsi="Times New Roman" w:cs="Times New Roman"/>
        </w:rPr>
        <w:t xml:space="preserve"> and the cost of the system is </w:t>
      </w:r>
      <w:r w:rsidR="0027301F">
        <w:rPr>
          <w:rFonts w:ascii="Times New Roman" w:hAnsi="Times New Roman" w:cs="Times New Roman"/>
        </w:rPr>
        <w:t xml:space="preserve">under thirty USD. </w:t>
      </w:r>
    </w:p>
    <w:p w14:paraId="06D87A48" w14:textId="0BBA8260" w:rsidR="00177FB8" w:rsidRDefault="00177FB8" w:rsidP="004D3055">
      <w:pPr>
        <w:spacing w:after="0"/>
        <w:rPr>
          <w:rFonts w:ascii="Times New Roman" w:hAnsi="Times New Roman" w:cs="Times New Roman"/>
        </w:rPr>
        <w:pPrChange w:id="99" w:author="James Pierce III" w:date="2019-02-02T22:22:00Z">
          <w:pPr>
            <w:spacing w:after="0"/>
            <w:jc w:val="both"/>
          </w:pPr>
        </w:pPrChange>
      </w:pPr>
    </w:p>
    <w:p w14:paraId="2902D77B" w14:textId="296A8414" w:rsidR="00177FB8" w:rsidRDefault="00177FB8" w:rsidP="004D3055">
      <w:pPr>
        <w:spacing w:after="0"/>
        <w:rPr>
          <w:rFonts w:ascii="Times New Roman" w:hAnsi="Times New Roman" w:cs="Times New Roman"/>
        </w:rPr>
        <w:pPrChange w:id="100" w:author="James Pierce III" w:date="2019-02-02T22:22:00Z">
          <w:pPr>
            <w:spacing w:after="0"/>
            <w:jc w:val="both"/>
          </w:pPr>
        </w:pPrChange>
      </w:pPr>
      <w:r>
        <w:rPr>
          <w:rFonts w:ascii="Times New Roman" w:hAnsi="Times New Roman" w:cs="Times New Roman"/>
        </w:rPr>
        <w:t>The thermal considerations for the design were implemented within the specification of the datasheets provided by Allegro Microsystems [7], as the A4988 motor driver was used.  This incorporates 68m</w:t>
      </w:r>
      <w:r w:rsidRPr="00177FB8">
        <w:rPr>
          <w:rFonts w:ascii="Times New Roman" w:hAnsi="Times New Roman" w:cs="Times New Roman"/>
        </w:rPr>
        <w:t xml:space="preserve">Ω </w:t>
      </w:r>
      <w:r>
        <w:rPr>
          <w:rFonts w:ascii="Times New Roman" w:hAnsi="Times New Roman" w:cs="Times New Roman"/>
        </w:rPr>
        <w:t xml:space="preserve">sense resistors with a </w:t>
      </w:r>
      <w:r w:rsidRPr="00177FB8">
        <w:rPr>
          <w:rFonts w:ascii="Times New Roman" w:hAnsi="Times New Roman" w:cs="Times New Roman"/>
        </w:rPr>
        <w:t>10kΩ t</w:t>
      </w:r>
      <w:r>
        <w:rPr>
          <w:rFonts w:ascii="Times New Roman" w:hAnsi="Times New Roman" w:cs="Times New Roman"/>
        </w:rPr>
        <w:t>o adjust the motor coil current.  The A4988 is controlled u</w:t>
      </w:r>
      <w:r w:rsidR="00C327F3" w:rsidRPr="00C327F3">
        <w:rPr>
          <w:noProof/>
        </w:rPr>
        <w:t xml:space="preserve"> </w:t>
      </w:r>
      <w:r>
        <w:rPr>
          <w:rFonts w:ascii="Times New Roman" w:hAnsi="Times New Roman" w:cs="Times New Roman"/>
        </w:rPr>
        <w:t xml:space="preserve">sing an </w:t>
      </w:r>
      <w:r>
        <w:rPr>
          <w:rFonts w:ascii="Times New Roman" w:hAnsi="Times New Roman" w:cs="Times New Roman"/>
        </w:rPr>
        <w:lastRenderedPageBreak/>
        <w:t>ATmega32u4RC USB microcontroller from Microchip which not only incorporates</w:t>
      </w:r>
      <w:r w:rsidR="00CE4D78">
        <w:rPr>
          <w:rFonts w:ascii="Times New Roman" w:hAnsi="Times New Roman" w:cs="Times New Roman"/>
        </w:rPr>
        <w:t xml:space="preserve"> the USB interface required but also twenty-six input/output lines [8].  </w:t>
      </w:r>
    </w:p>
    <w:p w14:paraId="6B7FC9FF" w14:textId="207528A9" w:rsidR="00C71042" w:rsidRDefault="00C71042" w:rsidP="004D3055">
      <w:pPr>
        <w:spacing w:after="0"/>
        <w:rPr>
          <w:rFonts w:ascii="Times New Roman" w:hAnsi="Times New Roman" w:cs="Times New Roman"/>
        </w:rPr>
        <w:pPrChange w:id="101" w:author="James Pierce III" w:date="2019-02-02T22:22:00Z">
          <w:pPr>
            <w:spacing w:after="0"/>
            <w:jc w:val="both"/>
          </w:pPr>
        </w:pPrChange>
      </w:pPr>
    </w:p>
    <w:p w14:paraId="49A599F6" w14:textId="79540D32" w:rsidR="00C71042" w:rsidRDefault="00C71042" w:rsidP="004D3055">
      <w:pPr>
        <w:spacing w:after="0"/>
        <w:rPr>
          <w:rFonts w:ascii="Times New Roman" w:hAnsi="Times New Roman" w:cs="Times New Roman"/>
        </w:rPr>
        <w:pPrChange w:id="102" w:author="James Pierce III" w:date="2019-02-02T22:22:00Z">
          <w:pPr>
            <w:spacing w:after="0"/>
            <w:jc w:val="both"/>
          </w:pPr>
        </w:pPrChange>
      </w:pPr>
      <w:r>
        <w:rPr>
          <w:rFonts w:ascii="Times New Roman" w:hAnsi="Times New Roman" w:cs="Times New Roman"/>
        </w:rPr>
        <w:t>By following the datasheet specifications for the A4988, a thermally resilient design was realized as shown in figure XXX</w:t>
      </w:r>
      <w:r w:rsidR="00955A20">
        <w:rPr>
          <w:rFonts w:ascii="Times New Roman" w:hAnsi="Times New Roman" w:cs="Times New Roman"/>
        </w:rPr>
        <w:t xml:space="preserve"> [7]</w:t>
      </w:r>
      <w:r>
        <w:rPr>
          <w:rFonts w:ascii="Times New Roman" w:hAnsi="Times New Roman" w:cs="Times New Roman"/>
        </w:rPr>
        <w:t>.</w:t>
      </w:r>
    </w:p>
    <w:p w14:paraId="7F8ADBFC" w14:textId="418901AE" w:rsidR="00C71042" w:rsidRDefault="00C71042" w:rsidP="004D3055">
      <w:pPr>
        <w:spacing w:after="0"/>
        <w:rPr>
          <w:rFonts w:ascii="Times New Roman" w:hAnsi="Times New Roman" w:cs="Times New Roman"/>
        </w:rPr>
        <w:pPrChange w:id="103" w:author="James Pierce III" w:date="2019-02-02T22:22:00Z">
          <w:pPr>
            <w:spacing w:after="0"/>
            <w:jc w:val="both"/>
          </w:pPr>
        </w:pPrChange>
      </w:pPr>
      <w:r>
        <w:rPr>
          <w:rFonts w:ascii="Times New Roman" w:hAnsi="Times New Roman" w:cs="Times New Roman"/>
          <w:noProof/>
        </w:rPr>
        <w:drawing>
          <wp:inline distT="0" distB="0" distL="0" distR="0" wp14:anchorId="422B66AE" wp14:editId="1A301457">
            <wp:extent cx="1868556" cy="20899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988 Close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760" cy="2103625"/>
                    </a:xfrm>
                    <a:prstGeom prst="rect">
                      <a:avLst/>
                    </a:prstGeom>
                  </pic:spPr>
                </pic:pic>
              </a:graphicData>
            </a:graphic>
          </wp:inline>
        </w:drawing>
      </w:r>
    </w:p>
    <w:p w14:paraId="40125344" w14:textId="16B99CAD" w:rsidR="00C71042" w:rsidRDefault="00C71042" w:rsidP="004D3055">
      <w:pPr>
        <w:spacing w:after="0"/>
        <w:rPr>
          <w:rFonts w:ascii="Times New Roman" w:hAnsi="Times New Roman" w:cs="Times New Roman"/>
        </w:rPr>
        <w:pPrChange w:id="104" w:author="James Pierce III" w:date="2019-02-02T22:22:00Z">
          <w:pPr>
            <w:spacing w:after="0"/>
            <w:jc w:val="both"/>
          </w:pPr>
        </w:pPrChange>
      </w:pPr>
      <w:r>
        <w:rPr>
          <w:rFonts w:ascii="Times New Roman" w:hAnsi="Times New Roman" w:cs="Times New Roman"/>
        </w:rPr>
        <w:t>Similarly, by following the specification for the ATmega32u4, a reliable and repeatable design was realized that is optimized for the space that it was designed in</w:t>
      </w:r>
      <w:r w:rsidR="00955A20">
        <w:rPr>
          <w:rFonts w:ascii="Times New Roman" w:hAnsi="Times New Roman" w:cs="Times New Roman"/>
        </w:rPr>
        <w:t xml:space="preserve"> [8]</w:t>
      </w:r>
      <w:r>
        <w:rPr>
          <w:rFonts w:ascii="Times New Roman" w:hAnsi="Times New Roman" w:cs="Times New Roman"/>
        </w:rPr>
        <w:t>.  This is shown in figure XXX.</w:t>
      </w:r>
    </w:p>
    <w:p w14:paraId="0A9FCB7B" w14:textId="61C031FB" w:rsidR="00C71042" w:rsidRDefault="00C71042" w:rsidP="004D3055">
      <w:pPr>
        <w:spacing w:after="0"/>
        <w:rPr>
          <w:rFonts w:ascii="Times New Roman" w:hAnsi="Times New Roman" w:cs="Times New Roman"/>
        </w:rPr>
        <w:pPrChange w:id="105" w:author="James Pierce III" w:date="2019-02-02T22:22:00Z">
          <w:pPr>
            <w:spacing w:after="0"/>
            <w:jc w:val="both"/>
          </w:pPr>
        </w:pPrChange>
      </w:pPr>
      <w:r>
        <w:rPr>
          <w:rFonts w:ascii="Times New Roman" w:hAnsi="Times New Roman" w:cs="Times New Roman"/>
          <w:noProof/>
        </w:rPr>
        <w:drawing>
          <wp:inline distT="0" distB="0" distL="0" distR="0" wp14:anchorId="12CAF830" wp14:editId="30B84278">
            <wp:extent cx="1916264" cy="1767501"/>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up Microcontroll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7319" cy="1777698"/>
                    </a:xfrm>
                    <a:prstGeom prst="rect">
                      <a:avLst/>
                    </a:prstGeom>
                  </pic:spPr>
                </pic:pic>
              </a:graphicData>
            </a:graphic>
          </wp:inline>
        </w:drawing>
      </w:r>
    </w:p>
    <w:p w14:paraId="6E23EFE6" w14:textId="0B9FAF59" w:rsidR="00C71042" w:rsidRPr="00177FB8" w:rsidRDefault="00C71042" w:rsidP="004D3055">
      <w:pPr>
        <w:spacing w:after="0"/>
        <w:rPr>
          <w:rFonts w:ascii="Times New Roman" w:hAnsi="Times New Roman" w:cs="Times New Roman"/>
        </w:rPr>
        <w:pPrChange w:id="106" w:author="James Pierce III" w:date="2019-02-02T22:22:00Z">
          <w:pPr>
            <w:spacing w:after="0"/>
            <w:jc w:val="both"/>
          </w:pPr>
        </w:pPrChange>
      </w:pPr>
      <w:r>
        <w:rPr>
          <w:rFonts w:ascii="Times New Roman" w:hAnsi="Times New Roman" w:cs="Times New Roman"/>
        </w:rPr>
        <w:t xml:space="preserve">The overall system is shown, including the 5V regulator, screw terminal block for power input as well as power output for the active cooling fans.  The programming pins of the ATmega32u4 can also be seen along with USB interface and stepper motor connector. </w:t>
      </w:r>
    </w:p>
    <w:p w14:paraId="699BA021" w14:textId="0EC468ED" w:rsidR="00DE0565" w:rsidRDefault="00F62DBD" w:rsidP="004D3055">
      <w:pPr>
        <w:spacing w:after="0"/>
        <w:rPr>
          <w:rFonts w:ascii="Times New Roman" w:hAnsi="Times New Roman" w:cs="Times New Roman"/>
        </w:rPr>
        <w:pPrChange w:id="107" w:author="James Pierce III" w:date="2019-02-02T22:22:00Z">
          <w:pPr>
            <w:spacing w:after="0"/>
            <w:jc w:val="both"/>
          </w:pPr>
        </w:pPrChange>
      </w:pPr>
      <w:r>
        <w:rPr>
          <w:rFonts w:ascii="Times New Roman" w:hAnsi="Times New Roman" w:cs="Times New Roman"/>
          <w:noProof/>
        </w:rPr>
        <w:drawing>
          <wp:inline distT="0" distB="0" distL="0" distR="0" wp14:anchorId="4128DCD0" wp14:editId="351B4011">
            <wp:extent cx="3013544" cy="158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 Picture.png"/>
                    <pic:cNvPicPr/>
                  </pic:nvPicPr>
                  <pic:blipFill rotWithShape="1">
                    <a:blip r:embed="rId14" cstate="print">
                      <a:extLst>
                        <a:ext uri="{28A0092B-C50C-407E-A947-70E740481C1C}">
                          <a14:useLocalDpi xmlns:a14="http://schemas.microsoft.com/office/drawing/2010/main" val="0"/>
                        </a:ext>
                      </a:extLst>
                    </a:blip>
                    <a:srcRect r="2128"/>
                    <a:stretch/>
                  </pic:blipFill>
                  <pic:spPr bwMode="auto">
                    <a:xfrm>
                      <a:off x="0" y="0"/>
                      <a:ext cx="3014495" cy="1588636"/>
                    </a:xfrm>
                    <a:prstGeom prst="rect">
                      <a:avLst/>
                    </a:prstGeom>
                    <a:ln>
                      <a:noFill/>
                    </a:ln>
                    <a:extLst>
                      <a:ext uri="{53640926-AAD7-44D8-BBD7-CCE9431645EC}">
                        <a14:shadowObscured xmlns:a14="http://schemas.microsoft.com/office/drawing/2010/main"/>
                      </a:ext>
                    </a:extLst>
                  </pic:spPr>
                </pic:pic>
              </a:graphicData>
            </a:graphic>
          </wp:inline>
        </w:drawing>
      </w:r>
    </w:p>
    <w:p w14:paraId="78978F1C" w14:textId="1715DB0E" w:rsidR="00BC7498" w:rsidRDefault="00BC7498" w:rsidP="004D3055">
      <w:pPr>
        <w:spacing w:after="0"/>
        <w:rPr>
          <w:rFonts w:ascii="Times New Roman" w:hAnsi="Times New Roman" w:cs="Times New Roman"/>
          <w:b/>
        </w:rPr>
        <w:pPrChange w:id="108" w:author="James Pierce III" w:date="2019-02-02T22:22:00Z">
          <w:pPr>
            <w:spacing w:after="0"/>
            <w:jc w:val="both"/>
          </w:pPr>
        </w:pPrChange>
      </w:pPr>
    </w:p>
    <w:p w14:paraId="3FC66350" w14:textId="3F839FAD" w:rsidR="00BC7498" w:rsidRDefault="00BC7498" w:rsidP="004D3055">
      <w:pPr>
        <w:spacing w:after="0"/>
        <w:rPr>
          <w:rFonts w:ascii="Times New Roman" w:hAnsi="Times New Roman" w:cs="Times New Roman"/>
          <w:i/>
        </w:rPr>
        <w:pPrChange w:id="109" w:author="James Pierce III" w:date="2019-02-02T22:22:00Z">
          <w:pPr>
            <w:spacing w:after="0"/>
            <w:jc w:val="both"/>
          </w:pPr>
        </w:pPrChange>
      </w:pPr>
      <w:r>
        <w:rPr>
          <w:rFonts w:ascii="Times New Roman" w:hAnsi="Times New Roman" w:cs="Times New Roman"/>
          <w:i/>
        </w:rPr>
        <w:t>Testing of the Apparatus</w:t>
      </w:r>
    </w:p>
    <w:p w14:paraId="2E69DAA7" w14:textId="77777777" w:rsidR="00FA63B1" w:rsidRDefault="00BC7498" w:rsidP="004D3055">
      <w:pPr>
        <w:spacing w:after="0"/>
        <w:rPr>
          <w:rFonts w:ascii="Times New Roman" w:hAnsi="Times New Roman" w:cs="Times New Roman"/>
        </w:rPr>
        <w:pPrChange w:id="110" w:author="James Pierce III" w:date="2019-02-02T22:22:00Z">
          <w:pPr>
            <w:spacing w:after="0"/>
            <w:jc w:val="both"/>
          </w:pPr>
        </w:pPrChange>
      </w:pPr>
      <w:r>
        <w:rPr>
          <w:rFonts w:ascii="Times New Roman" w:hAnsi="Times New Roman" w:cs="Times New Roman"/>
        </w:rPr>
        <w:t>Testing was performed using a stand-in for a human subject, simulating a forearm and hand without fingers. Scanning took place at 8 RPM, and two full rotations about the simulated residual limb were performed before the scan completed.</w:t>
      </w:r>
      <w:r w:rsidR="00FA63B1">
        <w:rPr>
          <w:rFonts w:ascii="Times New Roman" w:hAnsi="Times New Roman" w:cs="Times New Roman"/>
        </w:rPr>
        <w:t xml:space="preserve"> </w:t>
      </w:r>
    </w:p>
    <w:p w14:paraId="50C6FE36" w14:textId="77777777" w:rsidR="00FA63B1" w:rsidRDefault="00FA63B1" w:rsidP="004D3055">
      <w:pPr>
        <w:spacing w:after="0"/>
        <w:rPr>
          <w:rFonts w:ascii="Times New Roman" w:hAnsi="Times New Roman" w:cs="Times New Roman"/>
        </w:rPr>
        <w:pPrChange w:id="111" w:author="James Pierce III" w:date="2019-02-02T22:22:00Z">
          <w:pPr>
            <w:spacing w:after="0"/>
            <w:jc w:val="both"/>
          </w:pPr>
        </w:pPrChange>
      </w:pPr>
    </w:p>
    <w:p w14:paraId="3FEEA37B" w14:textId="164BCAF7" w:rsidR="00BC7498" w:rsidRDefault="00FA63B1" w:rsidP="004D3055">
      <w:pPr>
        <w:spacing w:after="0"/>
        <w:rPr>
          <w:ins w:id="112" w:author="James Pierce III" w:date="2019-02-03T00:39:00Z"/>
          <w:rFonts w:ascii="Times New Roman" w:hAnsi="Times New Roman" w:cs="Times New Roman"/>
        </w:rPr>
      </w:pPr>
      <w:r>
        <w:rPr>
          <w:rFonts w:ascii="Times New Roman" w:hAnsi="Times New Roman" w:cs="Times New Roman"/>
        </w:rPr>
        <w:t xml:space="preserve">Results of the procedure appear promising, as the scan required no user intervention and produced repeatable results. Each scan took approximately 30 seconds, which is significantly faster than other comparable methods [sources here]. </w:t>
      </w:r>
    </w:p>
    <w:p w14:paraId="74B610F6" w14:textId="07B5A628" w:rsidR="00541F79" w:rsidRDefault="00541F79" w:rsidP="004D3055">
      <w:pPr>
        <w:spacing w:after="0"/>
        <w:rPr>
          <w:ins w:id="113" w:author="James Pierce III" w:date="2019-02-03T00:39:00Z"/>
          <w:rFonts w:ascii="Times New Roman" w:hAnsi="Times New Roman" w:cs="Times New Roman"/>
        </w:rPr>
      </w:pPr>
    </w:p>
    <w:p w14:paraId="5EB3F883" w14:textId="0BF0890E" w:rsidR="00541F79" w:rsidRDefault="00541F79" w:rsidP="004D3055">
      <w:pPr>
        <w:spacing w:after="0"/>
        <w:rPr>
          <w:rFonts w:ascii="Times New Roman" w:hAnsi="Times New Roman" w:cs="Times New Roman"/>
        </w:rPr>
        <w:pPrChange w:id="114" w:author="James Pierce III" w:date="2019-02-02T22:22:00Z">
          <w:pPr>
            <w:spacing w:after="0"/>
            <w:jc w:val="both"/>
          </w:pPr>
        </w:pPrChange>
      </w:pPr>
      <w:ins w:id="115" w:author="James Pierce III" w:date="2019-02-03T00:39:00Z">
        <w:r>
          <w:rPr>
            <w:noProof/>
          </w:rPr>
          <w:drawing>
            <wp:inline distT="0" distB="0" distL="0" distR="0" wp14:anchorId="25C6855A" wp14:editId="4BF68810">
              <wp:extent cx="1428750" cy="2585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28750" cy="2585720"/>
                      </a:xfrm>
                      <a:prstGeom prst="rect">
                        <a:avLst/>
                      </a:prstGeom>
                    </pic:spPr>
                  </pic:pic>
                </a:graphicData>
              </a:graphic>
            </wp:inline>
          </w:drawing>
        </w:r>
      </w:ins>
    </w:p>
    <w:p w14:paraId="13242ADF" w14:textId="54CB1AA1" w:rsidR="00FA63B1" w:rsidRDefault="00FA63B1" w:rsidP="004D3055">
      <w:pPr>
        <w:spacing w:after="0"/>
        <w:rPr>
          <w:ins w:id="116" w:author="James Pierce III" w:date="2019-02-02T23:52:00Z"/>
          <w:rFonts w:ascii="Times New Roman" w:hAnsi="Times New Roman" w:cs="Times New Roman"/>
        </w:rPr>
      </w:pPr>
    </w:p>
    <w:p w14:paraId="0EC985CE" w14:textId="4E8B30C1" w:rsidR="00EB79F1" w:rsidRDefault="00541F79" w:rsidP="004D3055">
      <w:pPr>
        <w:spacing w:after="0"/>
        <w:rPr>
          <w:ins w:id="117" w:author="James Pierce III" w:date="2019-02-10T00:48:00Z"/>
          <w:rFonts w:ascii="Times New Roman" w:hAnsi="Times New Roman" w:cs="Times New Roman"/>
        </w:rPr>
      </w:pPr>
      <w:ins w:id="118" w:author="James Pierce III" w:date="2019-02-03T00:39:00Z">
        <w:r>
          <w:rPr>
            <w:rFonts w:ascii="Times New Roman" w:hAnsi="Times New Roman" w:cs="Times New Roman"/>
          </w:rPr>
          <w:t>Volumetric comparison of scans obt</w:t>
        </w:r>
      </w:ins>
      <w:ins w:id="119" w:author="James Pierce III" w:date="2019-02-03T00:40:00Z">
        <w:r>
          <w:rPr>
            <w:rFonts w:ascii="Times New Roman" w:hAnsi="Times New Roman" w:cs="Times New Roman"/>
          </w:rPr>
          <w:t xml:space="preserve">ained at varied </w:t>
        </w:r>
        <w:r w:rsidR="008933C2">
          <w:rPr>
            <w:rFonts w:ascii="Times New Roman" w:hAnsi="Times New Roman" w:cs="Times New Roman"/>
          </w:rPr>
          <w:t>speeds (2, 4, 6, 8, 10, 20, 30, 40 and 50 RPM) at a fixed distance revealed consistency in the quality and relative accuracy of the produced meshes. I</w:t>
        </w:r>
      </w:ins>
      <w:ins w:id="120" w:author="James Pierce III" w:date="2019-02-03T00:41:00Z">
        <w:r w:rsidR="008933C2">
          <w:rPr>
            <w:rFonts w:ascii="Times New Roman" w:hAnsi="Times New Roman" w:cs="Times New Roman"/>
          </w:rPr>
          <w:t>n general, no measure differed from the mean volume (434.16 ± 19.61 cm</w:t>
        </w:r>
        <w:r w:rsidR="008933C2">
          <w:rPr>
            <w:rFonts w:ascii="Times New Roman" w:hAnsi="Times New Roman" w:cs="Times New Roman"/>
            <w:vertAlign w:val="superscript"/>
          </w:rPr>
          <w:t>3</w:t>
        </w:r>
        <w:r w:rsidR="008933C2">
          <w:rPr>
            <w:rFonts w:ascii="Times New Roman" w:hAnsi="Times New Roman" w:cs="Times New Roman"/>
          </w:rPr>
          <w:t>) by more than 6.13%, w</w:t>
        </w:r>
      </w:ins>
      <w:ins w:id="121" w:author="James Pierce III" w:date="2019-02-03T00:42:00Z">
        <w:r w:rsidR="008933C2">
          <w:rPr>
            <w:rFonts w:ascii="Times New Roman" w:hAnsi="Times New Roman" w:cs="Times New Roman"/>
          </w:rPr>
          <w:t>hich occurred only at the highest speed of 50 RPM. This indicates that the apparatus is both repeatable and accurate in its model creation.</w:t>
        </w:r>
      </w:ins>
    </w:p>
    <w:p w14:paraId="4CDA42D7" w14:textId="01A5ECB8" w:rsidR="00EB654C" w:rsidRDefault="00EB654C" w:rsidP="004D3055">
      <w:pPr>
        <w:spacing w:after="0"/>
        <w:rPr>
          <w:ins w:id="122" w:author="James Pierce III" w:date="2019-02-03T00:43:00Z"/>
          <w:rFonts w:ascii="Times New Roman" w:hAnsi="Times New Roman" w:cs="Times New Roman"/>
        </w:rPr>
      </w:pPr>
      <w:ins w:id="123" w:author="James Pierce III" w:date="2019-02-10T00:48:00Z">
        <w:r>
          <w:rPr>
            <w:noProof/>
          </w:rPr>
          <w:drawing>
            <wp:inline distT="0" distB="0" distL="0" distR="0" wp14:anchorId="5576FAC0" wp14:editId="364C82A6">
              <wp:extent cx="5943600" cy="1182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2370"/>
                      </a:xfrm>
                      <a:prstGeom prst="rect">
                        <a:avLst/>
                      </a:prstGeom>
                    </pic:spPr>
                  </pic:pic>
                </a:graphicData>
              </a:graphic>
            </wp:inline>
          </w:drawing>
        </w:r>
      </w:ins>
    </w:p>
    <w:p w14:paraId="71EA1D58" w14:textId="3D749C40" w:rsidR="008933C2" w:rsidRDefault="008933C2" w:rsidP="004D3055">
      <w:pPr>
        <w:spacing w:after="0"/>
        <w:rPr>
          <w:ins w:id="124" w:author="James Pierce III" w:date="2019-02-03T00:43:00Z"/>
          <w:rFonts w:ascii="Times New Roman" w:hAnsi="Times New Roman" w:cs="Times New Roman"/>
        </w:rPr>
      </w:pPr>
    </w:p>
    <w:tbl>
      <w:tblPr>
        <w:tblW w:w="3260" w:type="dxa"/>
        <w:tblLook w:val="04A0" w:firstRow="1" w:lastRow="0" w:firstColumn="1" w:lastColumn="0" w:noHBand="0" w:noVBand="1"/>
      </w:tblPr>
      <w:tblGrid>
        <w:gridCol w:w="960"/>
        <w:gridCol w:w="960"/>
        <w:gridCol w:w="1387"/>
      </w:tblGrid>
      <w:tr w:rsidR="008933C2" w:rsidRPr="008933C2" w14:paraId="416AB88B" w14:textId="77777777" w:rsidTr="008933C2">
        <w:trPr>
          <w:trHeight w:val="300"/>
          <w:ins w:id="125" w:author="James Pierce III" w:date="2019-02-03T00:43:00Z"/>
        </w:trPr>
        <w:tc>
          <w:tcPr>
            <w:tcW w:w="960" w:type="dxa"/>
            <w:tcBorders>
              <w:top w:val="single" w:sz="4" w:space="0" w:color="auto"/>
              <w:left w:val="nil"/>
              <w:bottom w:val="single" w:sz="4" w:space="0" w:color="auto"/>
              <w:right w:val="nil"/>
            </w:tcBorders>
            <w:shd w:val="clear" w:color="auto" w:fill="auto"/>
            <w:noWrap/>
            <w:vAlign w:val="center"/>
            <w:hideMark/>
          </w:tcPr>
          <w:p w14:paraId="2D3220FB" w14:textId="77777777" w:rsidR="008933C2" w:rsidRPr="008933C2" w:rsidRDefault="008933C2" w:rsidP="008933C2">
            <w:pPr>
              <w:spacing w:after="0" w:line="240" w:lineRule="auto"/>
              <w:jc w:val="center"/>
              <w:rPr>
                <w:ins w:id="126" w:author="James Pierce III" w:date="2019-02-03T00:43:00Z"/>
                <w:rFonts w:ascii="Calibri" w:eastAsia="Times New Roman" w:hAnsi="Calibri" w:cs="Calibri"/>
                <w:b/>
                <w:bCs/>
                <w:color w:val="000000"/>
              </w:rPr>
            </w:pPr>
            <w:ins w:id="127" w:author="James Pierce III" w:date="2019-02-03T00:43:00Z">
              <w:r w:rsidRPr="008933C2">
                <w:rPr>
                  <w:rFonts w:ascii="Calibri" w:eastAsia="Times New Roman" w:hAnsi="Calibri" w:cs="Calibri"/>
                  <w:b/>
                  <w:bCs/>
                  <w:color w:val="000000"/>
                </w:rPr>
                <w:t>RPM</w:t>
              </w:r>
            </w:ins>
          </w:p>
        </w:tc>
        <w:tc>
          <w:tcPr>
            <w:tcW w:w="960" w:type="dxa"/>
            <w:tcBorders>
              <w:top w:val="single" w:sz="4" w:space="0" w:color="auto"/>
              <w:left w:val="nil"/>
              <w:bottom w:val="single" w:sz="4" w:space="0" w:color="auto"/>
              <w:right w:val="nil"/>
            </w:tcBorders>
            <w:shd w:val="clear" w:color="auto" w:fill="auto"/>
            <w:noWrap/>
            <w:vAlign w:val="center"/>
            <w:hideMark/>
          </w:tcPr>
          <w:p w14:paraId="7728027D" w14:textId="77777777" w:rsidR="008933C2" w:rsidRPr="008933C2" w:rsidRDefault="008933C2" w:rsidP="008933C2">
            <w:pPr>
              <w:spacing w:after="0" w:line="240" w:lineRule="auto"/>
              <w:jc w:val="center"/>
              <w:rPr>
                <w:ins w:id="128" w:author="James Pierce III" w:date="2019-02-03T00:43:00Z"/>
                <w:rFonts w:ascii="Calibri" w:eastAsia="Times New Roman" w:hAnsi="Calibri" w:cs="Calibri"/>
                <w:b/>
                <w:bCs/>
                <w:color w:val="000000"/>
              </w:rPr>
            </w:pPr>
            <w:ins w:id="129" w:author="James Pierce III" w:date="2019-02-03T00:43:00Z">
              <w:r w:rsidRPr="008933C2">
                <w:rPr>
                  <w:rFonts w:ascii="Calibri" w:eastAsia="Times New Roman" w:hAnsi="Calibri" w:cs="Calibri"/>
                  <w:b/>
                  <w:bCs/>
                  <w:color w:val="000000"/>
                </w:rPr>
                <w:t>Volume</w:t>
              </w:r>
            </w:ins>
          </w:p>
        </w:tc>
        <w:tc>
          <w:tcPr>
            <w:tcW w:w="1340" w:type="dxa"/>
            <w:tcBorders>
              <w:top w:val="single" w:sz="4" w:space="0" w:color="auto"/>
              <w:left w:val="nil"/>
              <w:bottom w:val="single" w:sz="4" w:space="0" w:color="auto"/>
              <w:right w:val="nil"/>
            </w:tcBorders>
            <w:shd w:val="clear" w:color="auto" w:fill="auto"/>
            <w:noWrap/>
            <w:vAlign w:val="center"/>
            <w:hideMark/>
          </w:tcPr>
          <w:p w14:paraId="54F47649" w14:textId="77777777" w:rsidR="008933C2" w:rsidRPr="008933C2" w:rsidRDefault="008933C2" w:rsidP="008933C2">
            <w:pPr>
              <w:spacing w:after="0" w:line="240" w:lineRule="auto"/>
              <w:jc w:val="center"/>
              <w:rPr>
                <w:ins w:id="130" w:author="James Pierce III" w:date="2019-02-03T00:43:00Z"/>
                <w:rFonts w:ascii="Calibri" w:eastAsia="Times New Roman" w:hAnsi="Calibri" w:cs="Calibri"/>
                <w:b/>
                <w:bCs/>
                <w:color w:val="000000"/>
              </w:rPr>
            </w:pPr>
            <w:ins w:id="131" w:author="James Pierce III" w:date="2019-02-03T00:43:00Z">
              <w:r w:rsidRPr="008933C2">
                <w:rPr>
                  <w:rFonts w:ascii="Calibri" w:eastAsia="Times New Roman" w:hAnsi="Calibri" w:cs="Calibri"/>
                  <w:b/>
                  <w:bCs/>
                  <w:color w:val="000000"/>
                </w:rPr>
                <w:t>% Difference</w:t>
              </w:r>
            </w:ins>
          </w:p>
        </w:tc>
      </w:tr>
      <w:tr w:rsidR="008933C2" w:rsidRPr="008933C2" w14:paraId="635A7D82" w14:textId="77777777" w:rsidTr="008933C2">
        <w:trPr>
          <w:trHeight w:val="300"/>
          <w:ins w:id="132" w:author="James Pierce III" w:date="2019-02-03T00:43:00Z"/>
        </w:trPr>
        <w:tc>
          <w:tcPr>
            <w:tcW w:w="960" w:type="dxa"/>
            <w:tcBorders>
              <w:top w:val="nil"/>
              <w:left w:val="nil"/>
              <w:bottom w:val="nil"/>
              <w:right w:val="nil"/>
            </w:tcBorders>
            <w:shd w:val="clear" w:color="auto" w:fill="auto"/>
            <w:noWrap/>
            <w:vAlign w:val="center"/>
            <w:hideMark/>
          </w:tcPr>
          <w:p w14:paraId="36368729" w14:textId="77777777" w:rsidR="008933C2" w:rsidRPr="008933C2" w:rsidRDefault="008933C2" w:rsidP="008933C2">
            <w:pPr>
              <w:spacing w:after="0" w:line="240" w:lineRule="auto"/>
              <w:jc w:val="center"/>
              <w:rPr>
                <w:ins w:id="133" w:author="James Pierce III" w:date="2019-02-03T00:43:00Z"/>
                <w:rFonts w:ascii="Calibri" w:eastAsia="Times New Roman" w:hAnsi="Calibri" w:cs="Calibri"/>
                <w:color w:val="000000"/>
              </w:rPr>
            </w:pPr>
            <w:ins w:id="134" w:author="James Pierce III" w:date="2019-02-03T00:43:00Z">
              <w:r w:rsidRPr="008933C2">
                <w:rPr>
                  <w:rFonts w:ascii="Calibri" w:eastAsia="Times New Roman" w:hAnsi="Calibri" w:cs="Calibri"/>
                  <w:color w:val="000000"/>
                </w:rPr>
                <w:t>2</w:t>
              </w:r>
            </w:ins>
          </w:p>
        </w:tc>
        <w:tc>
          <w:tcPr>
            <w:tcW w:w="960" w:type="dxa"/>
            <w:tcBorders>
              <w:top w:val="nil"/>
              <w:left w:val="nil"/>
              <w:bottom w:val="nil"/>
              <w:right w:val="nil"/>
            </w:tcBorders>
            <w:shd w:val="clear" w:color="auto" w:fill="auto"/>
            <w:noWrap/>
            <w:vAlign w:val="center"/>
            <w:hideMark/>
          </w:tcPr>
          <w:p w14:paraId="64EC017D" w14:textId="77777777" w:rsidR="008933C2" w:rsidRPr="008933C2" w:rsidRDefault="008933C2" w:rsidP="008933C2">
            <w:pPr>
              <w:spacing w:after="0" w:line="240" w:lineRule="auto"/>
              <w:jc w:val="center"/>
              <w:rPr>
                <w:ins w:id="135" w:author="James Pierce III" w:date="2019-02-03T00:43:00Z"/>
                <w:rFonts w:ascii="Calibri" w:eastAsia="Times New Roman" w:hAnsi="Calibri" w:cs="Calibri"/>
                <w:color w:val="000000"/>
              </w:rPr>
            </w:pPr>
            <w:ins w:id="136" w:author="James Pierce III" w:date="2019-02-03T00:43:00Z">
              <w:r w:rsidRPr="008933C2">
                <w:rPr>
                  <w:rFonts w:ascii="Calibri" w:eastAsia="Times New Roman" w:hAnsi="Calibri" w:cs="Calibri"/>
                  <w:color w:val="000000"/>
                </w:rPr>
                <w:t>456.46</w:t>
              </w:r>
            </w:ins>
          </w:p>
        </w:tc>
        <w:tc>
          <w:tcPr>
            <w:tcW w:w="1340" w:type="dxa"/>
            <w:tcBorders>
              <w:top w:val="nil"/>
              <w:left w:val="nil"/>
              <w:bottom w:val="nil"/>
              <w:right w:val="nil"/>
            </w:tcBorders>
            <w:shd w:val="clear" w:color="auto" w:fill="auto"/>
            <w:noWrap/>
            <w:vAlign w:val="center"/>
            <w:hideMark/>
          </w:tcPr>
          <w:p w14:paraId="4D021132" w14:textId="77777777" w:rsidR="008933C2" w:rsidRPr="008933C2" w:rsidRDefault="008933C2" w:rsidP="008933C2">
            <w:pPr>
              <w:spacing w:after="0" w:line="240" w:lineRule="auto"/>
              <w:jc w:val="center"/>
              <w:rPr>
                <w:ins w:id="137" w:author="James Pierce III" w:date="2019-02-03T00:43:00Z"/>
                <w:rFonts w:ascii="Calibri" w:eastAsia="Times New Roman" w:hAnsi="Calibri" w:cs="Calibri"/>
                <w:color w:val="000000"/>
              </w:rPr>
            </w:pPr>
            <w:ins w:id="138" w:author="James Pierce III" w:date="2019-02-03T00:43:00Z">
              <w:r w:rsidRPr="008933C2">
                <w:rPr>
                  <w:rFonts w:ascii="Calibri" w:eastAsia="Times New Roman" w:hAnsi="Calibri" w:cs="Calibri"/>
                  <w:color w:val="000000"/>
                </w:rPr>
                <w:t>5.135548066</w:t>
              </w:r>
            </w:ins>
          </w:p>
        </w:tc>
        <w:bookmarkStart w:id="139" w:name="_GoBack"/>
        <w:bookmarkEnd w:id="139"/>
      </w:tr>
      <w:tr w:rsidR="008933C2" w:rsidRPr="008933C2" w14:paraId="4A8A2A9D" w14:textId="77777777" w:rsidTr="008933C2">
        <w:trPr>
          <w:trHeight w:val="300"/>
          <w:ins w:id="140" w:author="James Pierce III" w:date="2019-02-03T00:43:00Z"/>
        </w:trPr>
        <w:tc>
          <w:tcPr>
            <w:tcW w:w="960" w:type="dxa"/>
            <w:tcBorders>
              <w:top w:val="nil"/>
              <w:left w:val="nil"/>
              <w:bottom w:val="nil"/>
              <w:right w:val="nil"/>
            </w:tcBorders>
            <w:shd w:val="clear" w:color="auto" w:fill="auto"/>
            <w:noWrap/>
            <w:vAlign w:val="center"/>
            <w:hideMark/>
          </w:tcPr>
          <w:p w14:paraId="218DD5F8" w14:textId="77777777" w:rsidR="008933C2" w:rsidRPr="008933C2" w:rsidRDefault="008933C2" w:rsidP="008933C2">
            <w:pPr>
              <w:spacing w:after="0" w:line="240" w:lineRule="auto"/>
              <w:jc w:val="center"/>
              <w:rPr>
                <w:ins w:id="141" w:author="James Pierce III" w:date="2019-02-03T00:43:00Z"/>
                <w:rFonts w:ascii="Calibri" w:eastAsia="Times New Roman" w:hAnsi="Calibri" w:cs="Calibri"/>
                <w:color w:val="000000"/>
              </w:rPr>
            </w:pPr>
            <w:ins w:id="142" w:author="James Pierce III" w:date="2019-02-03T00:43:00Z">
              <w:r w:rsidRPr="008933C2">
                <w:rPr>
                  <w:rFonts w:ascii="Calibri" w:eastAsia="Times New Roman" w:hAnsi="Calibri" w:cs="Calibri"/>
                  <w:color w:val="000000"/>
                </w:rPr>
                <w:t>4</w:t>
              </w:r>
            </w:ins>
          </w:p>
        </w:tc>
        <w:tc>
          <w:tcPr>
            <w:tcW w:w="960" w:type="dxa"/>
            <w:tcBorders>
              <w:top w:val="nil"/>
              <w:left w:val="nil"/>
              <w:bottom w:val="nil"/>
              <w:right w:val="nil"/>
            </w:tcBorders>
            <w:shd w:val="clear" w:color="auto" w:fill="auto"/>
            <w:noWrap/>
            <w:vAlign w:val="center"/>
            <w:hideMark/>
          </w:tcPr>
          <w:p w14:paraId="59565A97" w14:textId="77777777" w:rsidR="008933C2" w:rsidRPr="008933C2" w:rsidRDefault="008933C2" w:rsidP="008933C2">
            <w:pPr>
              <w:spacing w:after="0" w:line="240" w:lineRule="auto"/>
              <w:jc w:val="center"/>
              <w:rPr>
                <w:ins w:id="143" w:author="James Pierce III" w:date="2019-02-03T00:43:00Z"/>
                <w:rFonts w:ascii="Calibri" w:eastAsia="Times New Roman" w:hAnsi="Calibri" w:cs="Calibri"/>
                <w:color w:val="000000"/>
              </w:rPr>
            </w:pPr>
            <w:ins w:id="144" w:author="James Pierce III" w:date="2019-02-03T00:43:00Z">
              <w:r w:rsidRPr="008933C2">
                <w:rPr>
                  <w:rFonts w:ascii="Calibri" w:eastAsia="Times New Roman" w:hAnsi="Calibri" w:cs="Calibri"/>
                  <w:color w:val="000000"/>
                </w:rPr>
                <w:t>441.32</w:t>
              </w:r>
            </w:ins>
          </w:p>
        </w:tc>
        <w:tc>
          <w:tcPr>
            <w:tcW w:w="1340" w:type="dxa"/>
            <w:tcBorders>
              <w:top w:val="nil"/>
              <w:left w:val="nil"/>
              <w:bottom w:val="nil"/>
              <w:right w:val="nil"/>
            </w:tcBorders>
            <w:shd w:val="clear" w:color="auto" w:fill="auto"/>
            <w:noWrap/>
            <w:vAlign w:val="center"/>
            <w:hideMark/>
          </w:tcPr>
          <w:p w14:paraId="60DE4857" w14:textId="77777777" w:rsidR="008933C2" w:rsidRPr="008933C2" w:rsidRDefault="008933C2" w:rsidP="008933C2">
            <w:pPr>
              <w:spacing w:after="0" w:line="240" w:lineRule="auto"/>
              <w:jc w:val="center"/>
              <w:rPr>
                <w:ins w:id="145" w:author="James Pierce III" w:date="2019-02-03T00:43:00Z"/>
                <w:rFonts w:ascii="Calibri" w:eastAsia="Times New Roman" w:hAnsi="Calibri" w:cs="Calibri"/>
                <w:color w:val="000000"/>
              </w:rPr>
            </w:pPr>
            <w:ins w:id="146" w:author="James Pierce III" w:date="2019-02-03T00:43:00Z">
              <w:r w:rsidRPr="008933C2">
                <w:rPr>
                  <w:rFonts w:ascii="Calibri" w:eastAsia="Times New Roman" w:hAnsi="Calibri" w:cs="Calibri"/>
                  <w:color w:val="000000"/>
                </w:rPr>
                <w:t>1.648381178</w:t>
              </w:r>
            </w:ins>
          </w:p>
        </w:tc>
      </w:tr>
      <w:tr w:rsidR="008933C2" w:rsidRPr="008933C2" w14:paraId="22407E46" w14:textId="77777777" w:rsidTr="008933C2">
        <w:trPr>
          <w:trHeight w:val="300"/>
          <w:ins w:id="147" w:author="James Pierce III" w:date="2019-02-03T00:43:00Z"/>
        </w:trPr>
        <w:tc>
          <w:tcPr>
            <w:tcW w:w="960" w:type="dxa"/>
            <w:tcBorders>
              <w:top w:val="nil"/>
              <w:left w:val="nil"/>
              <w:bottom w:val="nil"/>
              <w:right w:val="nil"/>
            </w:tcBorders>
            <w:shd w:val="clear" w:color="auto" w:fill="auto"/>
            <w:noWrap/>
            <w:vAlign w:val="center"/>
            <w:hideMark/>
          </w:tcPr>
          <w:p w14:paraId="3191B04A" w14:textId="77777777" w:rsidR="008933C2" w:rsidRPr="008933C2" w:rsidRDefault="008933C2" w:rsidP="008933C2">
            <w:pPr>
              <w:spacing w:after="0" w:line="240" w:lineRule="auto"/>
              <w:jc w:val="center"/>
              <w:rPr>
                <w:ins w:id="148" w:author="James Pierce III" w:date="2019-02-03T00:43:00Z"/>
                <w:rFonts w:ascii="Calibri" w:eastAsia="Times New Roman" w:hAnsi="Calibri" w:cs="Calibri"/>
                <w:color w:val="000000"/>
              </w:rPr>
            </w:pPr>
            <w:ins w:id="149" w:author="James Pierce III" w:date="2019-02-03T00:43:00Z">
              <w:r w:rsidRPr="008933C2">
                <w:rPr>
                  <w:rFonts w:ascii="Calibri" w:eastAsia="Times New Roman" w:hAnsi="Calibri" w:cs="Calibri"/>
                  <w:color w:val="000000"/>
                </w:rPr>
                <w:t>6</w:t>
              </w:r>
            </w:ins>
          </w:p>
        </w:tc>
        <w:tc>
          <w:tcPr>
            <w:tcW w:w="960" w:type="dxa"/>
            <w:tcBorders>
              <w:top w:val="nil"/>
              <w:left w:val="nil"/>
              <w:bottom w:val="nil"/>
              <w:right w:val="nil"/>
            </w:tcBorders>
            <w:shd w:val="clear" w:color="auto" w:fill="auto"/>
            <w:noWrap/>
            <w:vAlign w:val="center"/>
            <w:hideMark/>
          </w:tcPr>
          <w:p w14:paraId="3D24C5E6" w14:textId="77777777" w:rsidR="008933C2" w:rsidRPr="008933C2" w:rsidRDefault="008933C2" w:rsidP="008933C2">
            <w:pPr>
              <w:spacing w:after="0" w:line="240" w:lineRule="auto"/>
              <w:jc w:val="center"/>
              <w:rPr>
                <w:ins w:id="150" w:author="James Pierce III" w:date="2019-02-03T00:43:00Z"/>
                <w:rFonts w:ascii="Calibri" w:eastAsia="Times New Roman" w:hAnsi="Calibri" w:cs="Calibri"/>
                <w:color w:val="000000"/>
              </w:rPr>
            </w:pPr>
            <w:ins w:id="151" w:author="James Pierce III" w:date="2019-02-03T00:43:00Z">
              <w:r w:rsidRPr="008933C2">
                <w:rPr>
                  <w:rFonts w:ascii="Calibri" w:eastAsia="Times New Roman" w:hAnsi="Calibri" w:cs="Calibri"/>
                  <w:color w:val="000000"/>
                </w:rPr>
                <w:t>452.27</w:t>
              </w:r>
            </w:ins>
          </w:p>
        </w:tc>
        <w:tc>
          <w:tcPr>
            <w:tcW w:w="1340" w:type="dxa"/>
            <w:tcBorders>
              <w:top w:val="nil"/>
              <w:left w:val="nil"/>
              <w:bottom w:val="nil"/>
              <w:right w:val="nil"/>
            </w:tcBorders>
            <w:shd w:val="clear" w:color="auto" w:fill="auto"/>
            <w:noWrap/>
            <w:vAlign w:val="center"/>
            <w:hideMark/>
          </w:tcPr>
          <w:p w14:paraId="46C8D92D" w14:textId="77777777" w:rsidR="008933C2" w:rsidRPr="008933C2" w:rsidRDefault="008933C2" w:rsidP="008933C2">
            <w:pPr>
              <w:spacing w:after="0" w:line="240" w:lineRule="auto"/>
              <w:jc w:val="center"/>
              <w:rPr>
                <w:ins w:id="152" w:author="James Pierce III" w:date="2019-02-03T00:43:00Z"/>
                <w:rFonts w:ascii="Calibri" w:eastAsia="Times New Roman" w:hAnsi="Calibri" w:cs="Calibri"/>
                <w:color w:val="000000"/>
              </w:rPr>
            </w:pPr>
            <w:ins w:id="153" w:author="James Pierce III" w:date="2019-02-03T00:43:00Z">
              <w:r w:rsidRPr="008933C2">
                <w:rPr>
                  <w:rFonts w:ascii="Calibri" w:eastAsia="Times New Roman" w:hAnsi="Calibri" w:cs="Calibri"/>
                  <w:color w:val="000000"/>
                </w:rPr>
                <w:t>4.170473478</w:t>
              </w:r>
            </w:ins>
          </w:p>
        </w:tc>
      </w:tr>
      <w:tr w:rsidR="008933C2" w:rsidRPr="008933C2" w14:paraId="281B9305" w14:textId="77777777" w:rsidTr="008933C2">
        <w:trPr>
          <w:trHeight w:val="300"/>
          <w:ins w:id="154" w:author="James Pierce III" w:date="2019-02-03T00:43:00Z"/>
        </w:trPr>
        <w:tc>
          <w:tcPr>
            <w:tcW w:w="960" w:type="dxa"/>
            <w:tcBorders>
              <w:top w:val="nil"/>
              <w:left w:val="nil"/>
              <w:bottom w:val="nil"/>
              <w:right w:val="nil"/>
            </w:tcBorders>
            <w:shd w:val="clear" w:color="auto" w:fill="auto"/>
            <w:noWrap/>
            <w:vAlign w:val="center"/>
            <w:hideMark/>
          </w:tcPr>
          <w:p w14:paraId="1F38FEA0" w14:textId="77777777" w:rsidR="008933C2" w:rsidRPr="008933C2" w:rsidRDefault="008933C2" w:rsidP="008933C2">
            <w:pPr>
              <w:spacing w:after="0" w:line="240" w:lineRule="auto"/>
              <w:jc w:val="center"/>
              <w:rPr>
                <w:ins w:id="155" w:author="James Pierce III" w:date="2019-02-03T00:43:00Z"/>
                <w:rFonts w:ascii="Calibri" w:eastAsia="Times New Roman" w:hAnsi="Calibri" w:cs="Calibri"/>
                <w:color w:val="000000"/>
              </w:rPr>
            </w:pPr>
            <w:ins w:id="156" w:author="James Pierce III" w:date="2019-02-03T00:43:00Z">
              <w:r w:rsidRPr="008933C2">
                <w:rPr>
                  <w:rFonts w:ascii="Calibri" w:eastAsia="Times New Roman" w:hAnsi="Calibri" w:cs="Calibri"/>
                  <w:color w:val="000000"/>
                </w:rPr>
                <w:t>8</w:t>
              </w:r>
            </w:ins>
          </w:p>
        </w:tc>
        <w:tc>
          <w:tcPr>
            <w:tcW w:w="960" w:type="dxa"/>
            <w:tcBorders>
              <w:top w:val="nil"/>
              <w:left w:val="nil"/>
              <w:bottom w:val="nil"/>
              <w:right w:val="nil"/>
            </w:tcBorders>
            <w:shd w:val="clear" w:color="auto" w:fill="auto"/>
            <w:noWrap/>
            <w:vAlign w:val="center"/>
            <w:hideMark/>
          </w:tcPr>
          <w:p w14:paraId="688D06A1" w14:textId="77777777" w:rsidR="008933C2" w:rsidRPr="008933C2" w:rsidRDefault="008933C2" w:rsidP="008933C2">
            <w:pPr>
              <w:spacing w:after="0" w:line="240" w:lineRule="auto"/>
              <w:jc w:val="center"/>
              <w:rPr>
                <w:ins w:id="157" w:author="James Pierce III" w:date="2019-02-03T00:43:00Z"/>
                <w:rFonts w:ascii="Calibri" w:eastAsia="Times New Roman" w:hAnsi="Calibri" w:cs="Calibri"/>
                <w:color w:val="000000"/>
              </w:rPr>
            </w:pPr>
            <w:ins w:id="158" w:author="James Pierce III" w:date="2019-02-03T00:43:00Z">
              <w:r w:rsidRPr="008933C2">
                <w:rPr>
                  <w:rFonts w:ascii="Calibri" w:eastAsia="Times New Roman" w:hAnsi="Calibri" w:cs="Calibri"/>
                  <w:color w:val="000000"/>
                </w:rPr>
                <w:t>424.22</w:t>
              </w:r>
            </w:ins>
          </w:p>
        </w:tc>
        <w:tc>
          <w:tcPr>
            <w:tcW w:w="1340" w:type="dxa"/>
            <w:tcBorders>
              <w:top w:val="nil"/>
              <w:left w:val="nil"/>
              <w:bottom w:val="nil"/>
              <w:right w:val="nil"/>
            </w:tcBorders>
            <w:shd w:val="clear" w:color="auto" w:fill="auto"/>
            <w:noWrap/>
            <w:vAlign w:val="center"/>
            <w:hideMark/>
          </w:tcPr>
          <w:p w14:paraId="05444BC6" w14:textId="77777777" w:rsidR="008933C2" w:rsidRPr="008933C2" w:rsidRDefault="008933C2" w:rsidP="008933C2">
            <w:pPr>
              <w:spacing w:after="0" w:line="240" w:lineRule="auto"/>
              <w:jc w:val="center"/>
              <w:rPr>
                <w:ins w:id="159" w:author="James Pierce III" w:date="2019-02-03T00:43:00Z"/>
                <w:rFonts w:ascii="Calibri" w:eastAsia="Times New Roman" w:hAnsi="Calibri" w:cs="Calibri"/>
                <w:color w:val="000000"/>
              </w:rPr>
            </w:pPr>
            <w:ins w:id="160" w:author="James Pierce III" w:date="2019-02-03T00:43:00Z">
              <w:r w:rsidRPr="008933C2">
                <w:rPr>
                  <w:rFonts w:ascii="Calibri" w:eastAsia="Times New Roman" w:hAnsi="Calibri" w:cs="Calibri"/>
                  <w:color w:val="000000"/>
                </w:rPr>
                <w:t>-2.290228716</w:t>
              </w:r>
            </w:ins>
          </w:p>
        </w:tc>
      </w:tr>
      <w:tr w:rsidR="008933C2" w:rsidRPr="008933C2" w14:paraId="4D1C9984" w14:textId="77777777" w:rsidTr="008933C2">
        <w:trPr>
          <w:trHeight w:val="300"/>
          <w:ins w:id="161" w:author="James Pierce III" w:date="2019-02-03T00:43:00Z"/>
        </w:trPr>
        <w:tc>
          <w:tcPr>
            <w:tcW w:w="960" w:type="dxa"/>
            <w:tcBorders>
              <w:top w:val="nil"/>
              <w:left w:val="nil"/>
              <w:bottom w:val="nil"/>
              <w:right w:val="nil"/>
            </w:tcBorders>
            <w:shd w:val="clear" w:color="auto" w:fill="auto"/>
            <w:noWrap/>
            <w:vAlign w:val="center"/>
            <w:hideMark/>
          </w:tcPr>
          <w:p w14:paraId="44E3E11C" w14:textId="77777777" w:rsidR="008933C2" w:rsidRPr="008933C2" w:rsidRDefault="008933C2" w:rsidP="008933C2">
            <w:pPr>
              <w:spacing w:after="0" w:line="240" w:lineRule="auto"/>
              <w:jc w:val="center"/>
              <w:rPr>
                <w:ins w:id="162" w:author="James Pierce III" w:date="2019-02-03T00:43:00Z"/>
                <w:rFonts w:ascii="Calibri" w:eastAsia="Times New Roman" w:hAnsi="Calibri" w:cs="Calibri"/>
                <w:color w:val="000000"/>
              </w:rPr>
            </w:pPr>
            <w:ins w:id="163" w:author="James Pierce III" w:date="2019-02-03T00:43:00Z">
              <w:r w:rsidRPr="008933C2">
                <w:rPr>
                  <w:rFonts w:ascii="Calibri" w:eastAsia="Times New Roman" w:hAnsi="Calibri" w:cs="Calibri"/>
                  <w:color w:val="000000"/>
                </w:rPr>
                <w:t>10</w:t>
              </w:r>
            </w:ins>
          </w:p>
        </w:tc>
        <w:tc>
          <w:tcPr>
            <w:tcW w:w="960" w:type="dxa"/>
            <w:tcBorders>
              <w:top w:val="nil"/>
              <w:left w:val="nil"/>
              <w:bottom w:val="nil"/>
              <w:right w:val="nil"/>
            </w:tcBorders>
            <w:shd w:val="clear" w:color="auto" w:fill="auto"/>
            <w:noWrap/>
            <w:vAlign w:val="center"/>
            <w:hideMark/>
          </w:tcPr>
          <w:p w14:paraId="753FD525" w14:textId="77777777" w:rsidR="008933C2" w:rsidRPr="008933C2" w:rsidRDefault="008933C2" w:rsidP="008933C2">
            <w:pPr>
              <w:spacing w:after="0" w:line="240" w:lineRule="auto"/>
              <w:jc w:val="center"/>
              <w:rPr>
                <w:ins w:id="164" w:author="James Pierce III" w:date="2019-02-03T00:43:00Z"/>
                <w:rFonts w:ascii="Calibri" w:eastAsia="Times New Roman" w:hAnsi="Calibri" w:cs="Calibri"/>
                <w:color w:val="000000"/>
              </w:rPr>
            </w:pPr>
            <w:ins w:id="165" w:author="James Pierce III" w:date="2019-02-03T00:43:00Z">
              <w:r w:rsidRPr="008933C2">
                <w:rPr>
                  <w:rFonts w:ascii="Calibri" w:eastAsia="Times New Roman" w:hAnsi="Calibri" w:cs="Calibri"/>
                  <w:color w:val="000000"/>
                </w:rPr>
                <w:t>405.81</w:t>
              </w:r>
            </w:ins>
          </w:p>
        </w:tc>
        <w:tc>
          <w:tcPr>
            <w:tcW w:w="1340" w:type="dxa"/>
            <w:tcBorders>
              <w:top w:val="nil"/>
              <w:left w:val="nil"/>
              <w:bottom w:val="nil"/>
              <w:right w:val="nil"/>
            </w:tcBorders>
            <w:shd w:val="clear" w:color="auto" w:fill="auto"/>
            <w:noWrap/>
            <w:vAlign w:val="center"/>
            <w:hideMark/>
          </w:tcPr>
          <w:p w14:paraId="2CE0F4D0" w14:textId="77777777" w:rsidR="008933C2" w:rsidRPr="008933C2" w:rsidRDefault="008933C2" w:rsidP="008933C2">
            <w:pPr>
              <w:spacing w:after="0" w:line="240" w:lineRule="auto"/>
              <w:jc w:val="center"/>
              <w:rPr>
                <w:ins w:id="166" w:author="James Pierce III" w:date="2019-02-03T00:43:00Z"/>
                <w:rFonts w:ascii="Calibri" w:eastAsia="Times New Roman" w:hAnsi="Calibri" w:cs="Calibri"/>
                <w:color w:val="000000"/>
              </w:rPr>
            </w:pPr>
            <w:ins w:id="167" w:author="James Pierce III" w:date="2019-02-03T00:43:00Z">
              <w:r w:rsidRPr="008933C2">
                <w:rPr>
                  <w:rFonts w:ascii="Calibri" w:eastAsia="Times New Roman" w:hAnsi="Calibri" w:cs="Calibri"/>
                  <w:color w:val="000000"/>
                </w:rPr>
                <w:t>-6.530568373</w:t>
              </w:r>
            </w:ins>
          </w:p>
        </w:tc>
      </w:tr>
      <w:tr w:rsidR="008933C2" w:rsidRPr="008933C2" w14:paraId="2810B290" w14:textId="77777777" w:rsidTr="008933C2">
        <w:trPr>
          <w:trHeight w:val="300"/>
          <w:ins w:id="168" w:author="James Pierce III" w:date="2019-02-03T00:43:00Z"/>
        </w:trPr>
        <w:tc>
          <w:tcPr>
            <w:tcW w:w="960" w:type="dxa"/>
            <w:tcBorders>
              <w:top w:val="nil"/>
              <w:left w:val="nil"/>
              <w:bottom w:val="nil"/>
              <w:right w:val="nil"/>
            </w:tcBorders>
            <w:shd w:val="clear" w:color="auto" w:fill="auto"/>
            <w:noWrap/>
            <w:vAlign w:val="center"/>
            <w:hideMark/>
          </w:tcPr>
          <w:p w14:paraId="5D3A4181" w14:textId="77777777" w:rsidR="008933C2" w:rsidRPr="008933C2" w:rsidRDefault="008933C2" w:rsidP="008933C2">
            <w:pPr>
              <w:spacing w:after="0" w:line="240" w:lineRule="auto"/>
              <w:jc w:val="center"/>
              <w:rPr>
                <w:ins w:id="169" w:author="James Pierce III" w:date="2019-02-03T00:43:00Z"/>
                <w:rFonts w:ascii="Calibri" w:eastAsia="Times New Roman" w:hAnsi="Calibri" w:cs="Calibri"/>
                <w:color w:val="000000"/>
              </w:rPr>
            </w:pPr>
            <w:ins w:id="170" w:author="James Pierce III" w:date="2019-02-03T00:43:00Z">
              <w:r w:rsidRPr="008933C2">
                <w:rPr>
                  <w:rFonts w:ascii="Calibri" w:eastAsia="Times New Roman" w:hAnsi="Calibri" w:cs="Calibri"/>
                  <w:color w:val="000000"/>
                </w:rPr>
                <w:t>20</w:t>
              </w:r>
            </w:ins>
          </w:p>
        </w:tc>
        <w:tc>
          <w:tcPr>
            <w:tcW w:w="960" w:type="dxa"/>
            <w:tcBorders>
              <w:top w:val="nil"/>
              <w:left w:val="nil"/>
              <w:bottom w:val="nil"/>
              <w:right w:val="nil"/>
            </w:tcBorders>
            <w:shd w:val="clear" w:color="auto" w:fill="auto"/>
            <w:noWrap/>
            <w:vAlign w:val="center"/>
            <w:hideMark/>
          </w:tcPr>
          <w:p w14:paraId="1EEFE8ED" w14:textId="77777777" w:rsidR="008933C2" w:rsidRPr="008933C2" w:rsidRDefault="008933C2" w:rsidP="008933C2">
            <w:pPr>
              <w:spacing w:after="0" w:line="240" w:lineRule="auto"/>
              <w:jc w:val="center"/>
              <w:rPr>
                <w:ins w:id="171" w:author="James Pierce III" w:date="2019-02-03T00:43:00Z"/>
                <w:rFonts w:ascii="Calibri" w:eastAsia="Times New Roman" w:hAnsi="Calibri" w:cs="Calibri"/>
                <w:color w:val="000000"/>
              </w:rPr>
            </w:pPr>
            <w:ins w:id="172" w:author="James Pierce III" w:date="2019-02-03T00:43:00Z">
              <w:r w:rsidRPr="008933C2">
                <w:rPr>
                  <w:rFonts w:ascii="Calibri" w:eastAsia="Times New Roman" w:hAnsi="Calibri" w:cs="Calibri"/>
                  <w:color w:val="000000"/>
                </w:rPr>
                <w:t>431.83</w:t>
              </w:r>
            </w:ins>
          </w:p>
        </w:tc>
        <w:tc>
          <w:tcPr>
            <w:tcW w:w="1340" w:type="dxa"/>
            <w:tcBorders>
              <w:top w:val="nil"/>
              <w:left w:val="nil"/>
              <w:bottom w:val="nil"/>
              <w:right w:val="nil"/>
            </w:tcBorders>
            <w:shd w:val="clear" w:color="auto" w:fill="auto"/>
            <w:noWrap/>
            <w:vAlign w:val="center"/>
            <w:hideMark/>
          </w:tcPr>
          <w:p w14:paraId="74C7979F" w14:textId="77777777" w:rsidR="008933C2" w:rsidRPr="008933C2" w:rsidRDefault="008933C2" w:rsidP="008933C2">
            <w:pPr>
              <w:spacing w:after="0" w:line="240" w:lineRule="auto"/>
              <w:jc w:val="center"/>
              <w:rPr>
                <w:ins w:id="173" w:author="James Pierce III" w:date="2019-02-03T00:43:00Z"/>
                <w:rFonts w:ascii="Calibri" w:eastAsia="Times New Roman" w:hAnsi="Calibri" w:cs="Calibri"/>
                <w:color w:val="000000"/>
              </w:rPr>
            </w:pPr>
            <w:ins w:id="174" w:author="James Pierce III" w:date="2019-02-03T00:43:00Z">
              <w:r w:rsidRPr="008933C2">
                <w:rPr>
                  <w:rFonts w:ascii="Calibri" w:eastAsia="Times New Roman" w:hAnsi="Calibri" w:cs="Calibri"/>
                  <w:color w:val="000000"/>
                </w:rPr>
                <w:t>-0.537432149</w:t>
              </w:r>
            </w:ins>
          </w:p>
        </w:tc>
      </w:tr>
      <w:tr w:rsidR="008933C2" w:rsidRPr="008933C2" w14:paraId="502D3944" w14:textId="77777777" w:rsidTr="008933C2">
        <w:trPr>
          <w:trHeight w:val="300"/>
          <w:ins w:id="175" w:author="James Pierce III" w:date="2019-02-03T00:43:00Z"/>
        </w:trPr>
        <w:tc>
          <w:tcPr>
            <w:tcW w:w="960" w:type="dxa"/>
            <w:tcBorders>
              <w:top w:val="nil"/>
              <w:left w:val="nil"/>
              <w:bottom w:val="nil"/>
              <w:right w:val="nil"/>
            </w:tcBorders>
            <w:shd w:val="clear" w:color="auto" w:fill="auto"/>
            <w:noWrap/>
            <w:vAlign w:val="center"/>
            <w:hideMark/>
          </w:tcPr>
          <w:p w14:paraId="239F0546" w14:textId="77777777" w:rsidR="008933C2" w:rsidRPr="008933C2" w:rsidRDefault="008933C2" w:rsidP="008933C2">
            <w:pPr>
              <w:spacing w:after="0" w:line="240" w:lineRule="auto"/>
              <w:jc w:val="center"/>
              <w:rPr>
                <w:ins w:id="176" w:author="James Pierce III" w:date="2019-02-03T00:43:00Z"/>
                <w:rFonts w:ascii="Calibri" w:eastAsia="Times New Roman" w:hAnsi="Calibri" w:cs="Calibri"/>
                <w:color w:val="000000"/>
              </w:rPr>
            </w:pPr>
            <w:ins w:id="177" w:author="James Pierce III" w:date="2019-02-03T00:43:00Z">
              <w:r w:rsidRPr="008933C2">
                <w:rPr>
                  <w:rFonts w:ascii="Calibri" w:eastAsia="Times New Roman" w:hAnsi="Calibri" w:cs="Calibri"/>
                  <w:color w:val="000000"/>
                </w:rPr>
                <w:t>30</w:t>
              </w:r>
            </w:ins>
          </w:p>
        </w:tc>
        <w:tc>
          <w:tcPr>
            <w:tcW w:w="960" w:type="dxa"/>
            <w:tcBorders>
              <w:top w:val="nil"/>
              <w:left w:val="nil"/>
              <w:bottom w:val="nil"/>
              <w:right w:val="nil"/>
            </w:tcBorders>
            <w:shd w:val="clear" w:color="auto" w:fill="auto"/>
            <w:noWrap/>
            <w:vAlign w:val="center"/>
            <w:hideMark/>
          </w:tcPr>
          <w:p w14:paraId="269A026F" w14:textId="77777777" w:rsidR="008933C2" w:rsidRPr="008933C2" w:rsidRDefault="008933C2" w:rsidP="008933C2">
            <w:pPr>
              <w:spacing w:after="0" w:line="240" w:lineRule="auto"/>
              <w:jc w:val="center"/>
              <w:rPr>
                <w:ins w:id="178" w:author="James Pierce III" w:date="2019-02-03T00:43:00Z"/>
                <w:rFonts w:ascii="Calibri" w:eastAsia="Times New Roman" w:hAnsi="Calibri" w:cs="Calibri"/>
                <w:color w:val="000000"/>
              </w:rPr>
            </w:pPr>
            <w:ins w:id="179" w:author="James Pierce III" w:date="2019-02-03T00:43:00Z">
              <w:r w:rsidRPr="008933C2">
                <w:rPr>
                  <w:rFonts w:ascii="Calibri" w:eastAsia="Times New Roman" w:hAnsi="Calibri" w:cs="Calibri"/>
                  <w:color w:val="000000"/>
                </w:rPr>
                <w:t>414.16</w:t>
              </w:r>
            </w:ins>
          </w:p>
        </w:tc>
        <w:tc>
          <w:tcPr>
            <w:tcW w:w="1340" w:type="dxa"/>
            <w:tcBorders>
              <w:top w:val="nil"/>
              <w:left w:val="nil"/>
              <w:bottom w:val="nil"/>
              <w:right w:val="nil"/>
            </w:tcBorders>
            <w:shd w:val="clear" w:color="auto" w:fill="auto"/>
            <w:noWrap/>
            <w:vAlign w:val="center"/>
            <w:hideMark/>
          </w:tcPr>
          <w:p w14:paraId="7D5C120B" w14:textId="77777777" w:rsidR="008933C2" w:rsidRPr="008933C2" w:rsidRDefault="008933C2" w:rsidP="008933C2">
            <w:pPr>
              <w:spacing w:after="0" w:line="240" w:lineRule="auto"/>
              <w:jc w:val="center"/>
              <w:rPr>
                <w:ins w:id="180" w:author="James Pierce III" w:date="2019-02-03T00:43:00Z"/>
                <w:rFonts w:ascii="Calibri" w:eastAsia="Times New Roman" w:hAnsi="Calibri" w:cs="Calibri"/>
                <w:color w:val="000000"/>
              </w:rPr>
            </w:pPr>
            <w:ins w:id="181" w:author="James Pierce III" w:date="2019-02-03T00:43:00Z">
              <w:r w:rsidRPr="008933C2">
                <w:rPr>
                  <w:rFonts w:ascii="Calibri" w:eastAsia="Times New Roman" w:hAnsi="Calibri" w:cs="Calibri"/>
                  <w:color w:val="000000"/>
                </w:rPr>
                <w:t>-4.607329039</w:t>
              </w:r>
            </w:ins>
          </w:p>
        </w:tc>
      </w:tr>
      <w:tr w:rsidR="008933C2" w:rsidRPr="008933C2" w14:paraId="4D88B8B9" w14:textId="77777777" w:rsidTr="008933C2">
        <w:trPr>
          <w:trHeight w:val="300"/>
          <w:ins w:id="182" w:author="James Pierce III" w:date="2019-02-03T00:43:00Z"/>
        </w:trPr>
        <w:tc>
          <w:tcPr>
            <w:tcW w:w="960" w:type="dxa"/>
            <w:tcBorders>
              <w:top w:val="nil"/>
              <w:left w:val="nil"/>
              <w:bottom w:val="nil"/>
              <w:right w:val="nil"/>
            </w:tcBorders>
            <w:shd w:val="clear" w:color="auto" w:fill="auto"/>
            <w:noWrap/>
            <w:vAlign w:val="center"/>
            <w:hideMark/>
          </w:tcPr>
          <w:p w14:paraId="71FAB68C" w14:textId="77777777" w:rsidR="008933C2" w:rsidRPr="008933C2" w:rsidRDefault="008933C2" w:rsidP="008933C2">
            <w:pPr>
              <w:spacing w:after="0" w:line="240" w:lineRule="auto"/>
              <w:jc w:val="center"/>
              <w:rPr>
                <w:ins w:id="183" w:author="James Pierce III" w:date="2019-02-03T00:43:00Z"/>
                <w:rFonts w:ascii="Calibri" w:eastAsia="Times New Roman" w:hAnsi="Calibri" w:cs="Calibri"/>
                <w:color w:val="000000"/>
              </w:rPr>
            </w:pPr>
            <w:ins w:id="184" w:author="James Pierce III" w:date="2019-02-03T00:43:00Z">
              <w:r w:rsidRPr="008933C2">
                <w:rPr>
                  <w:rFonts w:ascii="Calibri" w:eastAsia="Times New Roman" w:hAnsi="Calibri" w:cs="Calibri"/>
                  <w:color w:val="000000"/>
                </w:rPr>
                <w:lastRenderedPageBreak/>
                <w:t>40</w:t>
              </w:r>
            </w:ins>
          </w:p>
        </w:tc>
        <w:tc>
          <w:tcPr>
            <w:tcW w:w="960" w:type="dxa"/>
            <w:tcBorders>
              <w:top w:val="nil"/>
              <w:left w:val="nil"/>
              <w:bottom w:val="nil"/>
              <w:right w:val="nil"/>
            </w:tcBorders>
            <w:shd w:val="clear" w:color="auto" w:fill="auto"/>
            <w:noWrap/>
            <w:vAlign w:val="center"/>
            <w:hideMark/>
          </w:tcPr>
          <w:p w14:paraId="3A3A18B0" w14:textId="77777777" w:rsidR="008933C2" w:rsidRPr="008933C2" w:rsidRDefault="008933C2" w:rsidP="008933C2">
            <w:pPr>
              <w:spacing w:after="0" w:line="240" w:lineRule="auto"/>
              <w:jc w:val="center"/>
              <w:rPr>
                <w:ins w:id="185" w:author="James Pierce III" w:date="2019-02-03T00:43:00Z"/>
                <w:rFonts w:ascii="Calibri" w:eastAsia="Times New Roman" w:hAnsi="Calibri" w:cs="Calibri"/>
                <w:color w:val="000000"/>
              </w:rPr>
            </w:pPr>
            <w:ins w:id="186" w:author="James Pierce III" w:date="2019-02-03T00:43:00Z">
              <w:r w:rsidRPr="008933C2">
                <w:rPr>
                  <w:rFonts w:ascii="Calibri" w:eastAsia="Times New Roman" w:hAnsi="Calibri" w:cs="Calibri"/>
                  <w:color w:val="000000"/>
                </w:rPr>
                <w:t>420.62</w:t>
              </w:r>
            </w:ins>
          </w:p>
        </w:tc>
        <w:tc>
          <w:tcPr>
            <w:tcW w:w="1340" w:type="dxa"/>
            <w:tcBorders>
              <w:top w:val="nil"/>
              <w:left w:val="nil"/>
              <w:bottom w:val="nil"/>
              <w:right w:val="nil"/>
            </w:tcBorders>
            <w:shd w:val="clear" w:color="auto" w:fill="auto"/>
            <w:noWrap/>
            <w:vAlign w:val="center"/>
            <w:hideMark/>
          </w:tcPr>
          <w:p w14:paraId="61D1ED47" w14:textId="77777777" w:rsidR="008933C2" w:rsidRPr="008933C2" w:rsidRDefault="008933C2" w:rsidP="008933C2">
            <w:pPr>
              <w:spacing w:after="0" w:line="240" w:lineRule="auto"/>
              <w:jc w:val="center"/>
              <w:rPr>
                <w:ins w:id="187" w:author="James Pierce III" w:date="2019-02-03T00:43:00Z"/>
                <w:rFonts w:ascii="Calibri" w:eastAsia="Times New Roman" w:hAnsi="Calibri" w:cs="Calibri"/>
                <w:color w:val="000000"/>
              </w:rPr>
            </w:pPr>
            <w:ins w:id="188" w:author="James Pierce III" w:date="2019-02-03T00:43:00Z">
              <w:r w:rsidRPr="008933C2">
                <w:rPr>
                  <w:rFonts w:ascii="Calibri" w:eastAsia="Times New Roman" w:hAnsi="Calibri" w:cs="Calibri"/>
                  <w:color w:val="000000"/>
                </w:rPr>
                <w:t>-3.119409746</w:t>
              </w:r>
            </w:ins>
          </w:p>
        </w:tc>
      </w:tr>
      <w:tr w:rsidR="008933C2" w:rsidRPr="008933C2" w14:paraId="7E913FD8" w14:textId="77777777" w:rsidTr="008933C2">
        <w:trPr>
          <w:trHeight w:val="300"/>
          <w:ins w:id="189" w:author="James Pierce III" w:date="2019-02-03T00:43:00Z"/>
        </w:trPr>
        <w:tc>
          <w:tcPr>
            <w:tcW w:w="960" w:type="dxa"/>
            <w:tcBorders>
              <w:top w:val="nil"/>
              <w:left w:val="nil"/>
              <w:bottom w:val="single" w:sz="4" w:space="0" w:color="auto"/>
              <w:right w:val="nil"/>
            </w:tcBorders>
            <w:shd w:val="clear" w:color="auto" w:fill="auto"/>
            <w:noWrap/>
            <w:vAlign w:val="center"/>
            <w:hideMark/>
          </w:tcPr>
          <w:p w14:paraId="11237BAF" w14:textId="77777777" w:rsidR="008933C2" w:rsidRPr="008933C2" w:rsidRDefault="008933C2" w:rsidP="008933C2">
            <w:pPr>
              <w:spacing w:after="0" w:line="240" w:lineRule="auto"/>
              <w:jc w:val="center"/>
              <w:rPr>
                <w:ins w:id="190" w:author="James Pierce III" w:date="2019-02-03T00:43:00Z"/>
                <w:rFonts w:ascii="Calibri" w:eastAsia="Times New Roman" w:hAnsi="Calibri" w:cs="Calibri"/>
                <w:color w:val="000000"/>
              </w:rPr>
            </w:pPr>
            <w:ins w:id="191" w:author="James Pierce III" w:date="2019-02-03T00:43:00Z">
              <w:r w:rsidRPr="008933C2">
                <w:rPr>
                  <w:rFonts w:ascii="Calibri" w:eastAsia="Times New Roman" w:hAnsi="Calibri" w:cs="Calibri"/>
                  <w:color w:val="000000"/>
                </w:rPr>
                <w:t>50</w:t>
              </w:r>
            </w:ins>
          </w:p>
        </w:tc>
        <w:tc>
          <w:tcPr>
            <w:tcW w:w="960" w:type="dxa"/>
            <w:tcBorders>
              <w:top w:val="nil"/>
              <w:left w:val="nil"/>
              <w:bottom w:val="single" w:sz="4" w:space="0" w:color="auto"/>
              <w:right w:val="nil"/>
            </w:tcBorders>
            <w:shd w:val="clear" w:color="auto" w:fill="auto"/>
            <w:noWrap/>
            <w:vAlign w:val="center"/>
            <w:hideMark/>
          </w:tcPr>
          <w:p w14:paraId="194CA053" w14:textId="77777777" w:rsidR="008933C2" w:rsidRPr="008933C2" w:rsidRDefault="008933C2" w:rsidP="008933C2">
            <w:pPr>
              <w:spacing w:after="0" w:line="240" w:lineRule="auto"/>
              <w:jc w:val="center"/>
              <w:rPr>
                <w:ins w:id="192" w:author="James Pierce III" w:date="2019-02-03T00:43:00Z"/>
                <w:rFonts w:ascii="Calibri" w:eastAsia="Times New Roman" w:hAnsi="Calibri" w:cs="Calibri"/>
                <w:color w:val="000000"/>
              </w:rPr>
            </w:pPr>
            <w:ins w:id="193" w:author="James Pierce III" w:date="2019-02-03T00:43:00Z">
              <w:r w:rsidRPr="008933C2">
                <w:rPr>
                  <w:rFonts w:ascii="Calibri" w:eastAsia="Times New Roman" w:hAnsi="Calibri" w:cs="Calibri"/>
                  <w:color w:val="000000"/>
                </w:rPr>
                <w:t>460.78</w:t>
              </w:r>
            </w:ins>
          </w:p>
        </w:tc>
        <w:tc>
          <w:tcPr>
            <w:tcW w:w="1340" w:type="dxa"/>
            <w:tcBorders>
              <w:top w:val="nil"/>
              <w:left w:val="nil"/>
              <w:bottom w:val="single" w:sz="4" w:space="0" w:color="auto"/>
              <w:right w:val="nil"/>
            </w:tcBorders>
            <w:shd w:val="clear" w:color="auto" w:fill="auto"/>
            <w:noWrap/>
            <w:vAlign w:val="center"/>
            <w:hideMark/>
          </w:tcPr>
          <w:p w14:paraId="2BAF4906" w14:textId="77777777" w:rsidR="008933C2" w:rsidRPr="008933C2" w:rsidRDefault="008933C2" w:rsidP="008933C2">
            <w:pPr>
              <w:spacing w:after="0" w:line="240" w:lineRule="auto"/>
              <w:jc w:val="center"/>
              <w:rPr>
                <w:ins w:id="194" w:author="James Pierce III" w:date="2019-02-03T00:43:00Z"/>
                <w:rFonts w:ascii="Calibri" w:eastAsia="Times New Roman" w:hAnsi="Calibri" w:cs="Calibri"/>
                <w:color w:val="000000"/>
              </w:rPr>
            </w:pPr>
            <w:ins w:id="195" w:author="James Pierce III" w:date="2019-02-03T00:43:00Z">
              <w:r w:rsidRPr="008933C2">
                <w:rPr>
                  <w:rFonts w:ascii="Calibri" w:eastAsia="Times New Roman" w:hAnsi="Calibri" w:cs="Calibri"/>
                  <w:color w:val="000000"/>
                </w:rPr>
                <w:t>6.130565302</w:t>
              </w:r>
            </w:ins>
          </w:p>
        </w:tc>
      </w:tr>
    </w:tbl>
    <w:p w14:paraId="3D9B10A7" w14:textId="77777777" w:rsidR="008933C2" w:rsidRPr="008933C2" w:rsidRDefault="008933C2" w:rsidP="004D3055">
      <w:pPr>
        <w:spacing w:after="0"/>
        <w:rPr>
          <w:rFonts w:ascii="Times New Roman" w:hAnsi="Times New Roman" w:cs="Times New Roman"/>
        </w:rPr>
        <w:pPrChange w:id="196" w:author="James Pierce III" w:date="2019-02-02T22:22:00Z">
          <w:pPr>
            <w:spacing w:after="0"/>
            <w:jc w:val="both"/>
          </w:pPr>
        </w:pPrChange>
      </w:pPr>
    </w:p>
    <w:p w14:paraId="6789E13D" w14:textId="77777777" w:rsidR="00FA63B1" w:rsidRDefault="00FA63B1" w:rsidP="004D3055">
      <w:pPr>
        <w:spacing w:after="0"/>
        <w:rPr>
          <w:rFonts w:ascii="Times New Roman" w:hAnsi="Times New Roman" w:cs="Times New Roman"/>
        </w:rPr>
        <w:pPrChange w:id="197" w:author="James Pierce III" w:date="2019-02-02T22:22:00Z">
          <w:pPr>
            <w:spacing w:after="0"/>
            <w:jc w:val="both"/>
          </w:pPr>
        </w:pPrChange>
      </w:pPr>
    </w:p>
    <w:p w14:paraId="62151502" w14:textId="5DD3E263" w:rsidR="00BC7498" w:rsidRDefault="00BC7498" w:rsidP="004D3055">
      <w:pPr>
        <w:spacing w:after="0"/>
        <w:rPr>
          <w:rFonts w:ascii="Times New Roman" w:hAnsi="Times New Roman" w:cs="Times New Roman"/>
        </w:rPr>
        <w:pPrChange w:id="198" w:author="James Pierce III" w:date="2019-02-02T22:22:00Z">
          <w:pPr>
            <w:spacing w:after="0"/>
            <w:jc w:val="both"/>
          </w:pPr>
        </w:pPrChange>
      </w:pPr>
    </w:p>
    <w:p w14:paraId="7FA789F4" w14:textId="695A1437" w:rsidR="00A760C4" w:rsidRPr="007A5115" w:rsidRDefault="000271C1" w:rsidP="004D3055">
      <w:pPr>
        <w:spacing w:after="0"/>
        <w:rPr>
          <w:rFonts w:ascii="Times New Roman" w:hAnsi="Times New Roman" w:cs="Times New Roman"/>
          <w:b/>
        </w:rPr>
        <w:pPrChange w:id="199" w:author="James Pierce III" w:date="2019-02-02T22:22:00Z">
          <w:pPr>
            <w:spacing w:after="0"/>
            <w:jc w:val="both"/>
          </w:pPr>
        </w:pPrChange>
      </w:pPr>
      <w:r w:rsidRPr="00A456F8">
        <w:rPr>
          <w:rFonts w:ascii="Times New Roman" w:hAnsi="Times New Roman" w:cs="Times New Roman"/>
          <w:b/>
        </w:rPr>
        <w:t>Discussion</w:t>
      </w:r>
    </w:p>
    <w:p w14:paraId="7971CEE2" w14:textId="114E9062" w:rsidR="00F87DEE" w:rsidRPr="008933C2" w:rsidRDefault="00F753BE" w:rsidP="004D3055">
      <w:pPr>
        <w:spacing w:after="0"/>
        <w:rPr>
          <w:rFonts w:ascii="Times New Roman" w:hAnsi="Times New Roman" w:cs="Times New Roman"/>
          <w:rPrChange w:id="200" w:author="James Pierce III" w:date="2019-02-03T00:44:00Z">
            <w:rPr>
              <w:rFonts w:ascii="Times New Roman" w:hAnsi="Times New Roman" w:cs="Times New Roman"/>
              <w:b/>
            </w:rPr>
          </w:rPrChange>
        </w:rPr>
        <w:pPrChange w:id="201" w:author="James Pierce III" w:date="2019-02-02T22:22:00Z">
          <w:pPr>
            <w:spacing w:after="0"/>
            <w:jc w:val="both"/>
          </w:pPr>
        </w:pPrChange>
      </w:pPr>
      <w:r w:rsidRPr="008933C2">
        <w:rPr>
          <w:rFonts w:ascii="Times New Roman" w:hAnsi="Times New Roman" w:cs="Times New Roman"/>
          <w:rPrChange w:id="202" w:author="James Pierce III" w:date="2019-02-03T00:44:00Z">
            <w:rPr>
              <w:rFonts w:ascii="Times New Roman" w:hAnsi="Times New Roman" w:cs="Times New Roman"/>
              <w:b/>
            </w:rPr>
          </w:rPrChange>
        </w:rPr>
        <w:t>The main drawback of the designed control board is the incorporation of a trim potentiometer to adjust the current of the motor coils.  This could have been implemented through the microcontroller</w:t>
      </w:r>
      <w:r w:rsidR="002A0A91" w:rsidRPr="008933C2">
        <w:rPr>
          <w:rFonts w:ascii="Times New Roman" w:hAnsi="Times New Roman" w:cs="Times New Roman"/>
          <w:rPrChange w:id="203" w:author="James Pierce III" w:date="2019-02-03T00:44:00Z">
            <w:rPr>
              <w:rFonts w:ascii="Times New Roman" w:hAnsi="Times New Roman" w:cs="Times New Roman"/>
              <w:b/>
            </w:rPr>
          </w:rPrChange>
        </w:rPr>
        <w:t xml:space="preserve">’s ability to generate pulse width modulation </w:t>
      </w:r>
      <w:r w:rsidR="00BB0F19" w:rsidRPr="008933C2">
        <w:rPr>
          <w:rFonts w:ascii="Times New Roman" w:hAnsi="Times New Roman" w:cs="Times New Roman"/>
          <w:rPrChange w:id="204" w:author="James Pierce III" w:date="2019-02-03T00:44:00Z">
            <w:rPr>
              <w:rFonts w:ascii="Times New Roman" w:hAnsi="Times New Roman" w:cs="Times New Roman"/>
              <w:b/>
            </w:rPr>
          </w:rPrChange>
        </w:rPr>
        <w:t xml:space="preserve">(PWM) </w:t>
      </w:r>
      <w:r w:rsidR="002A0A91" w:rsidRPr="008933C2">
        <w:rPr>
          <w:rFonts w:ascii="Times New Roman" w:hAnsi="Times New Roman" w:cs="Times New Roman"/>
          <w:rPrChange w:id="205" w:author="James Pierce III" w:date="2019-02-03T00:44:00Z">
            <w:rPr>
              <w:rFonts w:ascii="Times New Roman" w:hAnsi="Times New Roman" w:cs="Times New Roman"/>
              <w:b/>
            </w:rPr>
          </w:rPrChange>
        </w:rPr>
        <w:t>signals</w:t>
      </w:r>
      <w:r w:rsidRPr="008933C2">
        <w:rPr>
          <w:rFonts w:ascii="Times New Roman" w:hAnsi="Times New Roman" w:cs="Times New Roman"/>
          <w:rPrChange w:id="206" w:author="James Pierce III" w:date="2019-02-03T00:44:00Z">
            <w:rPr>
              <w:rFonts w:ascii="Times New Roman" w:hAnsi="Times New Roman" w:cs="Times New Roman"/>
              <w:b/>
            </w:rPr>
          </w:rPrChange>
        </w:rPr>
        <w:t xml:space="preserve"> to allow for on-the-fly current adjustments which would not only accommodate motors with different current requirements but also allow for the motor current to be increased at the apex of the circular movement to increase the holding torque.  By doing this, </w:t>
      </w:r>
      <w:r w:rsidR="007C5B01" w:rsidRPr="008933C2">
        <w:rPr>
          <w:rFonts w:ascii="Times New Roman" w:hAnsi="Times New Roman" w:cs="Times New Roman"/>
          <w:rPrChange w:id="207" w:author="James Pierce III" w:date="2019-02-03T00:44:00Z">
            <w:rPr>
              <w:rFonts w:ascii="Times New Roman" w:hAnsi="Times New Roman" w:cs="Times New Roman"/>
              <w:b/>
            </w:rPr>
          </w:rPrChange>
        </w:rPr>
        <w:t>the motor would be less likely to skip steps from the increased moment arm generated by the weight of the scanning apparatus throughout its travel circumference.</w:t>
      </w:r>
      <w:r w:rsidR="00F16090" w:rsidRPr="008933C2">
        <w:rPr>
          <w:rFonts w:ascii="Times New Roman" w:hAnsi="Times New Roman" w:cs="Times New Roman"/>
          <w:rPrChange w:id="208" w:author="James Pierce III" w:date="2019-02-03T00:44:00Z">
            <w:rPr>
              <w:rFonts w:ascii="Times New Roman" w:hAnsi="Times New Roman" w:cs="Times New Roman"/>
              <w:b/>
            </w:rPr>
          </w:rPrChange>
        </w:rPr>
        <w:t xml:space="preserve">  By then reducing the current once this point is passed, the hazard of the increased current creating enough thermal mass to cause the system to fail is mitigated.  </w:t>
      </w:r>
    </w:p>
    <w:p w14:paraId="29E0413F" w14:textId="70CF4A76" w:rsidR="001D7575" w:rsidRDefault="001D7575" w:rsidP="004D3055">
      <w:pPr>
        <w:spacing w:after="0"/>
        <w:rPr>
          <w:ins w:id="209" w:author="James Pierce III" w:date="2019-02-03T00:44:00Z"/>
          <w:rFonts w:ascii="Times New Roman" w:hAnsi="Times New Roman" w:cs="Times New Roman"/>
        </w:rPr>
      </w:pPr>
    </w:p>
    <w:p w14:paraId="5B688395" w14:textId="70C35BF4" w:rsidR="008933C2" w:rsidRDefault="008933C2" w:rsidP="004D3055">
      <w:pPr>
        <w:spacing w:after="0"/>
        <w:rPr>
          <w:ins w:id="210" w:author="James Pierce III" w:date="2019-02-03T00:47:00Z"/>
          <w:rFonts w:ascii="Times New Roman" w:hAnsi="Times New Roman" w:cs="Times New Roman"/>
        </w:rPr>
      </w:pPr>
      <w:ins w:id="211" w:author="James Pierce III" w:date="2019-02-03T00:44:00Z">
        <w:r>
          <w:rPr>
            <w:rFonts w:ascii="Times New Roman" w:hAnsi="Times New Roman" w:cs="Times New Roman"/>
          </w:rPr>
          <w:t>One limitation of the mechanical design is the p</w:t>
        </w:r>
      </w:ins>
      <w:ins w:id="212" w:author="James Pierce III" w:date="2019-02-03T00:45:00Z">
        <w:r>
          <w:rPr>
            <w:rFonts w:ascii="Times New Roman" w:hAnsi="Times New Roman" w:cs="Times New Roman"/>
          </w:rPr>
          <w:t>hysical routing of the wires for the NEMA 23 stepper motor. By using the motor as a counterbalance, the wires were then forced to be housed outside the rest of the assembly</w:t>
        </w:r>
      </w:ins>
      <w:ins w:id="213" w:author="James Pierce III" w:date="2019-02-03T00:46:00Z">
        <w:r>
          <w:rPr>
            <w:rFonts w:ascii="Times New Roman" w:hAnsi="Times New Roman" w:cs="Times New Roman"/>
          </w:rPr>
          <w:t xml:space="preserve"> </w:t>
        </w:r>
      </w:ins>
      <w:ins w:id="214" w:author="James Pierce III" w:date="2019-02-03T00:45:00Z">
        <w:r>
          <w:rPr>
            <w:rFonts w:ascii="Times New Roman" w:hAnsi="Times New Roman" w:cs="Times New Roman"/>
          </w:rPr>
          <w:t>and floated freely. In general, this was not problemati</w:t>
        </w:r>
      </w:ins>
      <w:ins w:id="215" w:author="James Pierce III" w:date="2019-02-03T00:46:00Z">
        <w:r>
          <w:rPr>
            <w:rFonts w:ascii="Times New Roman" w:hAnsi="Times New Roman" w:cs="Times New Roman"/>
          </w:rPr>
          <w:t>c, but did lead to anomalous mesh bodies during faster scans which required additional post-processing. Future designs would benefit from static motor mounting to mitig</w:t>
        </w:r>
      </w:ins>
      <w:ins w:id="216" w:author="James Pierce III" w:date="2019-02-03T00:47:00Z">
        <w:r>
          <w:rPr>
            <w:rFonts w:ascii="Times New Roman" w:hAnsi="Times New Roman" w:cs="Times New Roman"/>
          </w:rPr>
          <w:t xml:space="preserve">ate this issue. </w:t>
        </w:r>
      </w:ins>
    </w:p>
    <w:p w14:paraId="11AB86E5" w14:textId="7C62BE5A" w:rsidR="008933C2" w:rsidRDefault="008933C2" w:rsidP="004D3055">
      <w:pPr>
        <w:spacing w:after="0"/>
        <w:rPr>
          <w:ins w:id="217" w:author="James Pierce III" w:date="2019-02-03T00:47:00Z"/>
          <w:rFonts w:ascii="Times New Roman" w:hAnsi="Times New Roman" w:cs="Times New Roman"/>
        </w:rPr>
      </w:pPr>
    </w:p>
    <w:p w14:paraId="732D879E" w14:textId="707F46EF" w:rsidR="008933C2" w:rsidRDefault="008933C2" w:rsidP="004D3055">
      <w:pPr>
        <w:spacing w:after="0"/>
        <w:rPr>
          <w:ins w:id="218" w:author="James Pierce III" w:date="2019-02-09T23:11:00Z"/>
          <w:rFonts w:ascii="Times New Roman" w:hAnsi="Times New Roman" w:cs="Times New Roman"/>
        </w:rPr>
      </w:pPr>
      <w:ins w:id="219" w:author="James Pierce III" w:date="2019-02-03T00:47:00Z">
        <w:r>
          <w:rPr>
            <w:rFonts w:ascii="Times New Roman" w:hAnsi="Times New Roman" w:cs="Times New Roman"/>
          </w:rPr>
          <w:t>The scope of the test scans produced for this research was limited; rather than testing on a human subject</w:t>
        </w:r>
      </w:ins>
      <w:ins w:id="220" w:author="James Pierce III" w:date="2019-02-03T00:48:00Z">
        <w:r>
          <w:rPr>
            <w:rFonts w:ascii="Times New Roman" w:hAnsi="Times New Roman" w:cs="Times New Roman"/>
          </w:rPr>
          <w:t>, a simple simulator for an amputee’s residual limb was used. This made repeatability easier by eliminat</w:t>
        </w:r>
      </w:ins>
      <w:ins w:id="221" w:author="James Pierce III" w:date="2019-02-09T23:10:00Z">
        <w:r w:rsidR="002C71A6">
          <w:rPr>
            <w:rFonts w:ascii="Times New Roman" w:hAnsi="Times New Roman" w:cs="Times New Roman"/>
          </w:rPr>
          <w:t>ing</w:t>
        </w:r>
      </w:ins>
      <w:ins w:id="222" w:author="James Pierce III" w:date="2019-02-03T00:48:00Z">
        <w:r>
          <w:rPr>
            <w:rFonts w:ascii="Times New Roman" w:hAnsi="Times New Roman" w:cs="Times New Roman"/>
          </w:rPr>
          <w:t xml:space="preserve"> variability in subject arm placement.</w:t>
        </w:r>
      </w:ins>
    </w:p>
    <w:p w14:paraId="5DD144A5" w14:textId="404357AA" w:rsidR="004952CE" w:rsidRDefault="004952CE" w:rsidP="004D3055">
      <w:pPr>
        <w:spacing w:after="0"/>
        <w:rPr>
          <w:ins w:id="223" w:author="James Pierce III" w:date="2019-02-09T23:11:00Z"/>
          <w:rFonts w:ascii="Times New Roman" w:hAnsi="Times New Roman" w:cs="Times New Roman"/>
        </w:rPr>
      </w:pPr>
    </w:p>
    <w:p w14:paraId="7286F9E9" w14:textId="7EAE8F76" w:rsidR="004952CE" w:rsidRDefault="004952CE" w:rsidP="004D3055">
      <w:pPr>
        <w:spacing w:after="0"/>
        <w:rPr>
          <w:ins w:id="224" w:author="James Pierce III" w:date="2019-02-09T23:22:00Z"/>
          <w:rFonts w:ascii="Times New Roman" w:hAnsi="Times New Roman" w:cs="Times New Roman"/>
        </w:rPr>
      </w:pPr>
      <w:ins w:id="225" w:author="James Pierce III" w:date="2019-02-09T23:11:00Z">
        <w:r>
          <w:rPr>
            <w:rFonts w:ascii="Times New Roman" w:hAnsi="Times New Roman" w:cs="Times New Roman"/>
          </w:rPr>
          <w:t xml:space="preserve">In general, the novel 3D scanning apparatus developed for this study shows promise for the </w:t>
        </w:r>
      </w:ins>
      <w:ins w:id="226" w:author="James Pierce III" w:date="2019-02-09T23:12:00Z">
        <w:r>
          <w:rPr>
            <w:rFonts w:ascii="Times New Roman" w:hAnsi="Times New Roman" w:cs="Times New Roman"/>
          </w:rPr>
          <w:t xml:space="preserve">enhancement of low-cost residual limb models. Inconsistencies in the stitching of meshes </w:t>
        </w:r>
      </w:ins>
      <w:ins w:id="227" w:author="James Pierce III" w:date="2019-02-09T23:13:00Z">
        <w:r>
          <w:rPr>
            <w:rFonts w:ascii="Times New Roman" w:hAnsi="Times New Roman" w:cs="Times New Roman"/>
          </w:rPr>
          <w:t xml:space="preserve">were rectified by the repeatability and </w:t>
        </w:r>
      </w:ins>
      <w:ins w:id="228" w:author="James Pierce III" w:date="2019-02-09T23:21:00Z">
        <w:r w:rsidR="005879AC">
          <w:rPr>
            <w:rFonts w:ascii="Times New Roman" w:hAnsi="Times New Roman" w:cs="Times New Roman"/>
          </w:rPr>
          <w:t xml:space="preserve">smoothness of scanner trajectories about the simulated residual limb, and scanning times were drastically reduced compared to comparable methods. Operation of the apparatus was </w:t>
        </w:r>
      </w:ins>
      <w:proofErr w:type="gramStart"/>
      <w:ins w:id="229" w:author="James Pierce III" w:date="2019-02-09T23:22:00Z">
        <w:r w:rsidR="005879AC">
          <w:rPr>
            <w:rFonts w:ascii="Times New Roman" w:hAnsi="Times New Roman" w:cs="Times New Roman"/>
          </w:rPr>
          <w:t>simple, and</w:t>
        </w:r>
        <w:proofErr w:type="gramEnd"/>
        <w:r w:rsidR="005879AC">
          <w:rPr>
            <w:rFonts w:ascii="Times New Roman" w:hAnsi="Times New Roman" w:cs="Times New Roman"/>
          </w:rPr>
          <w:t xml:space="preserve"> made easily compatible with the existing 3D scanning workflow, allowing for seamless integration into the simulated clinical setting. </w:t>
        </w:r>
      </w:ins>
    </w:p>
    <w:p w14:paraId="09C292CA" w14:textId="0885F8AC" w:rsidR="005879AC" w:rsidRDefault="005879AC" w:rsidP="004D3055">
      <w:pPr>
        <w:spacing w:after="0"/>
        <w:rPr>
          <w:ins w:id="230" w:author="James Pierce III" w:date="2019-02-09T23:22:00Z"/>
          <w:rFonts w:ascii="Times New Roman" w:hAnsi="Times New Roman" w:cs="Times New Roman"/>
        </w:rPr>
      </w:pPr>
    </w:p>
    <w:p w14:paraId="16A1952F" w14:textId="70FF978C" w:rsidR="005879AC" w:rsidRDefault="005879AC" w:rsidP="004D3055">
      <w:pPr>
        <w:spacing w:after="0"/>
        <w:rPr>
          <w:ins w:id="231" w:author="James Pierce III" w:date="2019-02-03T00:44:00Z"/>
          <w:rFonts w:ascii="Times New Roman" w:hAnsi="Times New Roman" w:cs="Times New Roman"/>
        </w:rPr>
      </w:pPr>
      <w:ins w:id="232" w:author="James Pierce III" w:date="2019-02-09T23:22:00Z">
        <w:r>
          <w:rPr>
            <w:rFonts w:ascii="Times New Roman" w:hAnsi="Times New Roman" w:cs="Times New Roman"/>
          </w:rPr>
          <w:t>Future research relating to this apparatus will focus on the optimization of scannin</w:t>
        </w:r>
      </w:ins>
      <w:ins w:id="233" w:author="James Pierce III" w:date="2019-02-09T23:23:00Z">
        <w:r>
          <w:rPr>
            <w:rFonts w:ascii="Times New Roman" w:hAnsi="Times New Roman" w:cs="Times New Roman"/>
          </w:rPr>
          <w:t xml:space="preserve">g speed, testing on human subjects, and redesigning for use in lower-limb amputees. </w:t>
        </w:r>
      </w:ins>
    </w:p>
    <w:p w14:paraId="5AF7298E" w14:textId="77777777" w:rsidR="008933C2" w:rsidRDefault="008933C2" w:rsidP="004D3055">
      <w:pPr>
        <w:spacing w:after="0"/>
        <w:rPr>
          <w:rFonts w:ascii="Times New Roman" w:hAnsi="Times New Roman" w:cs="Times New Roman"/>
        </w:rPr>
        <w:pPrChange w:id="234" w:author="James Pierce III" w:date="2019-02-02T22:22:00Z">
          <w:pPr>
            <w:spacing w:after="0"/>
            <w:jc w:val="both"/>
          </w:pPr>
        </w:pPrChange>
      </w:pPr>
    </w:p>
    <w:p w14:paraId="1E1ABD5F" w14:textId="77777777" w:rsidR="000271C1" w:rsidRPr="00A456F8" w:rsidRDefault="000271C1" w:rsidP="004D3055">
      <w:pPr>
        <w:spacing w:after="0"/>
        <w:rPr>
          <w:rFonts w:ascii="Times New Roman" w:hAnsi="Times New Roman" w:cs="Times New Roman"/>
          <w:b/>
        </w:rPr>
        <w:pPrChange w:id="235" w:author="James Pierce III" w:date="2019-02-02T22:22:00Z">
          <w:pPr>
            <w:spacing w:after="0"/>
            <w:jc w:val="both"/>
          </w:pPr>
        </w:pPrChange>
      </w:pPr>
      <w:r w:rsidRPr="00A456F8">
        <w:rPr>
          <w:rFonts w:ascii="Times New Roman" w:hAnsi="Times New Roman" w:cs="Times New Roman"/>
          <w:b/>
        </w:rPr>
        <w:t>Acknowledgements</w:t>
      </w:r>
    </w:p>
    <w:p w14:paraId="02DFB65D" w14:textId="56B5AC6D" w:rsidR="00F87DEE" w:rsidRDefault="00F87DEE" w:rsidP="004D3055">
      <w:pPr>
        <w:spacing w:after="0"/>
        <w:rPr>
          <w:rFonts w:ascii="Times New Roman" w:hAnsi="Times New Roman" w:cs="Times New Roman"/>
        </w:rPr>
        <w:pPrChange w:id="236" w:author="James Pierce III" w:date="2019-02-02T22:22:00Z">
          <w:pPr>
            <w:spacing w:after="0"/>
            <w:jc w:val="both"/>
          </w:pPr>
        </w:pPrChange>
      </w:pPr>
    </w:p>
    <w:p w14:paraId="5B63C0E3" w14:textId="77777777" w:rsidR="001A537E" w:rsidRDefault="001A537E" w:rsidP="004D3055">
      <w:pPr>
        <w:spacing w:after="0"/>
        <w:rPr>
          <w:rFonts w:ascii="Times New Roman" w:hAnsi="Times New Roman" w:cs="Times New Roman"/>
          <w:b/>
        </w:rPr>
        <w:pPrChange w:id="237" w:author="James Pierce III" w:date="2019-02-02T22:22:00Z">
          <w:pPr>
            <w:spacing w:after="0"/>
            <w:jc w:val="both"/>
          </w:pPr>
        </w:pPrChange>
      </w:pPr>
      <w:r>
        <w:rPr>
          <w:rFonts w:ascii="Times New Roman" w:hAnsi="Times New Roman" w:cs="Times New Roman"/>
          <w:b/>
        </w:rPr>
        <w:t>Funding Received</w:t>
      </w:r>
    </w:p>
    <w:p w14:paraId="1572C708" w14:textId="77BDBE5A" w:rsidR="001A537E" w:rsidRDefault="00641051" w:rsidP="004D3055">
      <w:pPr>
        <w:spacing w:after="0"/>
        <w:rPr>
          <w:rFonts w:ascii="Times New Roman" w:hAnsi="Times New Roman" w:cs="Times New Roman"/>
        </w:rPr>
        <w:pPrChange w:id="238" w:author="James Pierce III" w:date="2019-02-02T22:22:00Z">
          <w:pPr>
            <w:spacing w:after="0"/>
            <w:jc w:val="both"/>
          </w:pPr>
        </w:pPrChange>
      </w:pPr>
      <w:r>
        <w:rPr>
          <w:rFonts w:ascii="Times New Roman" w:hAnsi="Times New Roman" w:cs="Times New Roman"/>
        </w:rPr>
        <w:t>This research was supported by the Autodesk Student Fellowship and the NASA Nebraska Student Fellowship</w:t>
      </w:r>
      <w:r w:rsidR="008678EE">
        <w:rPr>
          <w:rFonts w:ascii="Times New Roman" w:hAnsi="Times New Roman" w:cs="Times New Roman"/>
        </w:rPr>
        <w:t>.</w:t>
      </w:r>
    </w:p>
    <w:p w14:paraId="2C3257A0" w14:textId="77777777" w:rsidR="008678EE" w:rsidRPr="001A537E" w:rsidRDefault="008678EE" w:rsidP="004D3055">
      <w:pPr>
        <w:spacing w:after="0"/>
        <w:rPr>
          <w:rFonts w:ascii="Times New Roman" w:hAnsi="Times New Roman" w:cs="Times New Roman"/>
        </w:rPr>
        <w:pPrChange w:id="239" w:author="James Pierce III" w:date="2019-02-02T22:22:00Z">
          <w:pPr>
            <w:spacing w:after="0"/>
            <w:jc w:val="both"/>
          </w:pPr>
        </w:pPrChange>
      </w:pPr>
    </w:p>
    <w:p w14:paraId="6F4A4130" w14:textId="6FD64478" w:rsidR="000271C1" w:rsidRDefault="000271C1" w:rsidP="004D3055">
      <w:pPr>
        <w:spacing w:after="0"/>
        <w:rPr>
          <w:rFonts w:ascii="Times New Roman" w:hAnsi="Times New Roman" w:cs="Times New Roman"/>
          <w:b/>
        </w:rPr>
        <w:pPrChange w:id="240" w:author="James Pierce III" w:date="2019-02-02T22:22:00Z">
          <w:pPr>
            <w:spacing w:after="0"/>
            <w:jc w:val="both"/>
          </w:pPr>
        </w:pPrChange>
      </w:pPr>
      <w:r w:rsidRPr="00A456F8">
        <w:rPr>
          <w:rFonts w:ascii="Times New Roman" w:hAnsi="Times New Roman" w:cs="Times New Roman"/>
          <w:b/>
        </w:rPr>
        <w:t>References</w:t>
      </w:r>
    </w:p>
    <w:p w14:paraId="4640E711" w14:textId="536675FB" w:rsidR="008062FF" w:rsidRDefault="007E4B3F" w:rsidP="004D3055">
      <w:pPr>
        <w:rPr>
          <w:rFonts w:ascii="Times New Roman" w:hAnsi="Times New Roman" w:cs="Times New Roman"/>
        </w:rPr>
      </w:pPr>
      <w:r>
        <w:rPr>
          <w:rFonts w:ascii="Times New Roman" w:hAnsi="Times New Roman" w:cs="Times New Roman"/>
        </w:rPr>
        <w:t xml:space="preserve">[1] </w:t>
      </w:r>
      <w:proofErr w:type="spellStart"/>
      <w:r w:rsidRPr="00985F7D">
        <w:rPr>
          <w:rFonts w:ascii="Times New Roman" w:hAnsi="Times New Roman" w:cs="Times New Roman"/>
        </w:rPr>
        <w:t>Rosicky</w:t>
      </w:r>
      <w:proofErr w:type="spellEnd"/>
      <w:r w:rsidRPr="00985F7D">
        <w:rPr>
          <w:rFonts w:ascii="Times New Roman" w:hAnsi="Times New Roman" w:cs="Times New Roman"/>
        </w:rPr>
        <w:t>, Jiri, et al. “Application of 3D Scanning in Prosthetic and Orthotic Clinical Practice.” Proceedings of the 7th International Conference on 3D Body Scanning Technologies, Lugano, Switzerland, 30 Nov.-1 Dec. 2016, 2016, doi:10.15221/16.088.</w:t>
      </w:r>
      <w:r w:rsidR="00ED2EA9">
        <w:rPr>
          <w:rFonts w:ascii="Times New Roman" w:hAnsi="Times New Roman" w:cs="Times New Roman"/>
        </w:rPr>
        <w:br/>
        <w:t xml:space="preserve">[2] </w:t>
      </w:r>
      <w:r w:rsidR="00ED2EA9" w:rsidRPr="00ED2EA9">
        <w:rPr>
          <w:rFonts w:ascii="Times New Roman" w:hAnsi="Times New Roman" w:cs="Times New Roman"/>
        </w:rPr>
        <w:t xml:space="preserve">Krebs, D. E., Edelstein, J. E., &amp; </w:t>
      </w:r>
      <w:proofErr w:type="spellStart"/>
      <w:r w:rsidR="00ED2EA9" w:rsidRPr="00ED2EA9">
        <w:rPr>
          <w:rFonts w:ascii="Times New Roman" w:hAnsi="Times New Roman" w:cs="Times New Roman"/>
        </w:rPr>
        <w:t>Thornby</w:t>
      </w:r>
      <w:proofErr w:type="spellEnd"/>
      <w:r w:rsidR="00ED2EA9" w:rsidRPr="00ED2EA9">
        <w:rPr>
          <w:rFonts w:ascii="Times New Roman" w:hAnsi="Times New Roman" w:cs="Times New Roman"/>
        </w:rPr>
        <w:t xml:space="preserve">, M. A. (1991). Prosthetic management of children with limb </w:t>
      </w:r>
      <w:r w:rsidR="00ED2EA9" w:rsidRPr="00ED2EA9">
        <w:rPr>
          <w:rFonts w:ascii="Times New Roman" w:hAnsi="Times New Roman" w:cs="Times New Roman"/>
        </w:rPr>
        <w:lastRenderedPageBreak/>
        <w:t>deficiencies. Physical therapy, 71(12), 920-934.</w:t>
      </w:r>
      <w:r w:rsidR="00ED2EA9">
        <w:rPr>
          <w:rFonts w:ascii="Times New Roman" w:hAnsi="Times New Roman" w:cs="Times New Roman"/>
        </w:rPr>
        <w:br/>
        <w:t xml:space="preserve">[3] </w:t>
      </w:r>
      <w:proofErr w:type="spellStart"/>
      <w:r w:rsidR="00ED2EA9" w:rsidRPr="00985F7D">
        <w:rPr>
          <w:rFonts w:ascii="Times New Roman" w:hAnsi="Times New Roman" w:cs="Times New Roman"/>
        </w:rPr>
        <w:t>Jin</w:t>
      </w:r>
      <w:proofErr w:type="spellEnd"/>
      <w:r w:rsidR="00ED2EA9" w:rsidRPr="00985F7D">
        <w:rPr>
          <w:rFonts w:ascii="Times New Roman" w:hAnsi="Times New Roman" w:cs="Times New Roman"/>
        </w:rPr>
        <w:t xml:space="preserve">, Yu-An, et al. “Additive Manufacturing of Custom Orthoses and Prostheses – A Review.” Procedia CIRP, vol. 36, 2015, pp. 199–204., </w:t>
      </w:r>
      <w:proofErr w:type="gramStart"/>
      <w:r w:rsidR="00ED2EA9" w:rsidRPr="00985F7D">
        <w:rPr>
          <w:rFonts w:ascii="Times New Roman" w:hAnsi="Times New Roman" w:cs="Times New Roman"/>
        </w:rPr>
        <w:t>doi:10.1016/j.procir</w:t>
      </w:r>
      <w:proofErr w:type="gramEnd"/>
      <w:r w:rsidR="00ED2EA9" w:rsidRPr="00985F7D">
        <w:rPr>
          <w:rFonts w:ascii="Times New Roman" w:hAnsi="Times New Roman" w:cs="Times New Roman"/>
        </w:rPr>
        <w:t>.2015.02.125.</w:t>
      </w:r>
      <w:r w:rsidR="00ED2EA9">
        <w:rPr>
          <w:rFonts w:ascii="Times New Roman" w:hAnsi="Times New Roman" w:cs="Times New Roman"/>
        </w:rPr>
        <w:br/>
      </w:r>
      <w:r w:rsidR="008062FF">
        <w:rPr>
          <w:rFonts w:ascii="Times New Roman" w:hAnsi="Times New Roman" w:cs="Times New Roman"/>
        </w:rPr>
        <w:t xml:space="preserve">[4] </w:t>
      </w:r>
      <w:proofErr w:type="spellStart"/>
      <w:r w:rsidR="008062FF" w:rsidRPr="0049137D">
        <w:rPr>
          <w:rFonts w:ascii="Times New Roman" w:hAnsi="Times New Roman" w:cs="Times New Roman"/>
        </w:rPr>
        <w:t>Commean</w:t>
      </w:r>
      <w:proofErr w:type="spellEnd"/>
      <w:r w:rsidR="008062FF" w:rsidRPr="0049137D">
        <w:rPr>
          <w:rFonts w:ascii="Times New Roman" w:hAnsi="Times New Roman" w:cs="Times New Roman"/>
        </w:rPr>
        <w:t xml:space="preserve">, P. K., Smith, K. E., &amp; </w:t>
      </w:r>
      <w:proofErr w:type="spellStart"/>
      <w:r w:rsidR="008062FF" w:rsidRPr="0049137D">
        <w:rPr>
          <w:rFonts w:ascii="Times New Roman" w:hAnsi="Times New Roman" w:cs="Times New Roman"/>
        </w:rPr>
        <w:t>Vannier</w:t>
      </w:r>
      <w:proofErr w:type="spellEnd"/>
      <w:r w:rsidR="008062FF" w:rsidRPr="0049137D">
        <w:rPr>
          <w:rFonts w:ascii="Times New Roman" w:hAnsi="Times New Roman" w:cs="Times New Roman"/>
        </w:rPr>
        <w:t xml:space="preserve">, M. W. (1996). Design of a 3-D surface scanner for lower limb prosthetics: a technical note. J </w:t>
      </w:r>
      <w:proofErr w:type="spellStart"/>
      <w:r w:rsidR="008062FF" w:rsidRPr="0049137D">
        <w:rPr>
          <w:rFonts w:ascii="Times New Roman" w:hAnsi="Times New Roman" w:cs="Times New Roman"/>
        </w:rPr>
        <w:t>Rehabil</w:t>
      </w:r>
      <w:proofErr w:type="spellEnd"/>
      <w:r w:rsidR="008062FF" w:rsidRPr="0049137D">
        <w:rPr>
          <w:rFonts w:ascii="Times New Roman" w:hAnsi="Times New Roman" w:cs="Times New Roman"/>
        </w:rPr>
        <w:t xml:space="preserve"> Res Dev, 33(3), 267-78.</w:t>
      </w:r>
      <w:r w:rsidR="008062FF">
        <w:rPr>
          <w:rFonts w:ascii="Times New Roman" w:hAnsi="Times New Roman" w:cs="Times New Roman"/>
        </w:rPr>
        <w:br/>
        <w:t xml:space="preserve">[5] </w:t>
      </w:r>
      <w:proofErr w:type="spellStart"/>
      <w:r w:rsidR="008062FF" w:rsidRPr="00CF1F69">
        <w:rPr>
          <w:rFonts w:ascii="Times New Roman" w:hAnsi="Times New Roman" w:cs="Times New Roman"/>
        </w:rPr>
        <w:t>Comotti</w:t>
      </w:r>
      <w:proofErr w:type="spellEnd"/>
      <w:r w:rsidR="008062FF" w:rsidRPr="00CF1F69">
        <w:rPr>
          <w:rFonts w:ascii="Times New Roman" w:hAnsi="Times New Roman" w:cs="Times New Roman"/>
        </w:rPr>
        <w:t>, Claudio, et al. “Low Cost 3D Scanners Along the Design of Lower Limb Prosthesis.” Proceedings of the 6th International Conference on 3D Body Scanning Technologies, Lugano, Switzerland, 27-28 October 2015, 2015, doi:10.15221/15.147.</w:t>
      </w:r>
      <w:r w:rsidR="008062FF">
        <w:rPr>
          <w:rFonts w:ascii="Times New Roman" w:hAnsi="Times New Roman" w:cs="Times New Roman"/>
        </w:rPr>
        <w:br/>
      </w:r>
      <w:r w:rsidR="00F36228">
        <w:rPr>
          <w:rFonts w:ascii="Times New Roman" w:hAnsi="Times New Roman" w:cs="Times New Roman"/>
        </w:rPr>
        <w:t xml:space="preserve">[6] </w:t>
      </w:r>
      <w:r w:rsidR="00F36228" w:rsidRPr="003D6948">
        <w:rPr>
          <w:rFonts w:ascii="Times New Roman" w:hAnsi="Times New Roman" w:cs="Times New Roman"/>
        </w:rPr>
        <w:t>Buffa, Roberto, et al. “A New, Effective and Low-Cost Three-Dimensional Approach for the Estimation of Upper-Limb Volume.” Sensors, vol. 15, no. 6, 2015, pp. 12342–12357., doi:10.3390/s150612342.</w:t>
      </w:r>
      <w:r w:rsidR="00F36228">
        <w:rPr>
          <w:rFonts w:ascii="Times New Roman" w:hAnsi="Times New Roman" w:cs="Times New Roman"/>
        </w:rPr>
        <w:br/>
      </w:r>
      <w:r w:rsidR="009B2919">
        <w:rPr>
          <w:rFonts w:ascii="Times New Roman" w:hAnsi="Times New Roman" w:cs="Times New Roman"/>
        </w:rPr>
        <w:t>[7] Allegro Microsystems, “</w:t>
      </w:r>
      <w:r w:rsidR="009B2919" w:rsidRPr="009B2919">
        <w:rPr>
          <w:rFonts w:ascii="Times New Roman" w:hAnsi="Times New Roman" w:cs="Times New Roman"/>
        </w:rPr>
        <w:t xml:space="preserve">DMOS </w:t>
      </w:r>
      <w:proofErr w:type="spellStart"/>
      <w:r w:rsidR="009B2919" w:rsidRPr="009B2919">
        <w:rPr>
          <w:rFonts w:ascii="Times New Roman" w:hAnsi="Times New Roman" w:cs="Times New Roman"/>
        </w:rPr>
        <w:t>Microstepping</w:t>
      </w:r>
      <w:proofErr w:type="spellEnd"/>
      <w:r w:rsidR="009B2919" w:rsidRPr="009B2919">
        <w:rPr>
          <w:rFonts w:ascii="Times New Roman" w:hAnsi="Times New Roman" w:cs="Times New Roman"/>
        </w:rPr>
        <w:t xml:space="preserve"> Driver with Translator</w:t>
      </w:r>
      <w:r w:rsidR="009B2919">
        <w:rPr>
          <w:rFonts w:ascii="Times New Roman" w:hAnsi="Times New Roman" w:cs="Times New Roman"/>
        </w:rPr>
        <w:t xml:space="preserve"> </w:t>
      </w:r>
      <w:proofErr w:type="gramStart"/>
      <w:r w:rsidR="009B2919" w:rsidRPr="009B2919">
        <w:rPr>
          <w:rFonts w:ascii="Times New Roman" w:hAnsi="Times New Roman" w:cs="Times New Roman"/>
        </w:rPr>
        <w:t>And</w:t>
      </w:r>
      <w:proofErr w:type="gramEnd"/>
      <w:r w:rsidR="009B2919" w:rsidRPr="009B2919">
        <w:rPr>
          <w:rFonts w:ascii="Times New Roman" w:hAnsi="Times New Roman" w:cs="Times New Roman"/>
        </w:rPr>
        <w:t xml:space="preserve"> Overcurrent Protection</w:t>
      </w:r>
      <w:r w:rsidR="009B2919">
        <w:rPr>
          <w:rFonts w:ascii="Times New Roman" w:hAnsi="Times New Roman" w:cs="Times New Roman"/>
        </w:rPr>
        <w:t>”, A4988 datasheet, Jan. 2012 [Revised May 2014]</w:t>
      </w:r>
      <w:r w:rsidR="00177FB8">
        <w:rPr>
          <w:rFonts w:ascii="Times New Roman" w:hAnsi="Times New Roman" w:cs="Times New Roman"/>
        </w:rPr>
        <w:br/>
        <w:t>[8] Microchip, “</w:t>
      </w:r>
      <w:r w:rsidR="00177FB8" w:rsidRPr="00177FB8">
        <w:rPr>
          <w:rFonts w:ascii="Times New Roman" w:hAnsi="Times New Roman" w:cs="Times New Roman"/>
        </w:rPr>
        <w:t>8-bit Microcontroller with 16/32K bytes of ISP Flash and</w:t>
      </w:r>
      <w:r w:rsidR="00177FB8">
        <w:rPr>
          <w:rFonts w:ascii="Times New Roman" w:hAnsi="Times New Roman" w:cs="Times New Roman"/>
        </w:rPr>
        <w:t xml:space="preserve"> </w:t>
      </w:r>
      <w:r w:rsidR="00177FB8" w:rsidRPr="00177FB8">
        <w:rPr>
          <w:rFonts w:ascii="Times New Roman" w:hAnsi="Times New Roman" w:cs="Times New Roman"/>
        </w:rPr>
        <w:t>USB Controller</w:t>
      </w:r>
      <w:r w:rsidR="00177FB8">
        <w:rPr>
          <w:rFonts w:ascii="Times New Roman" w:hAnsi="Times New Roman" w:cs="Times New Roman"/>
        </w:rPr>
        <w:t xml:space="preserve">”, ATmega32u4 datasheet, Aug. 2007 [Revised </w:t>
      </w:r>
      <w:r w:rsidR="00770BCD">
        <w:rPr>
          <w:rFonts w:ascii="Times New Roman" w:hAnsi="Times New Roman" w:cs="Times New Roman"/>
        </w:rPr>
        <w:t>April 2016]</w:t>
      </w:r>
    </w:p>
    <w:p w14:paraId="1CC903DD" w14:textId="66A5FB6A" w:rsidR="00EE328D" w:rsidRDefault="00EE328D" w:rsidP="004D3055">
      <w:pPr>
        <w:rPr>
          <w:rFonts w:ascii="Times New Roman" w:hAnsi="Times New Roman" w:cs="Times New Roman"/>
        </w:rPr>
      </w:pPr>
    </w:p>
    <w:p w14:paraId="08AB1250" w14:textId="675BD0ED" w:rsidR="00EE328D" w:rsidRPr="007E4B3F" w:rsidRDefault="00EE328D" w:rsidP="00477EF5">
      <w:pPr>
        <w:rPr>
          <w:rFonts w:ascii="Times New Roman" w:hAnsi="Times New Roman" w:cs="Times New Roman"/>
        </w:rPr>
      </w:pPr>
      <w:r>
        <w:rPr>
          <w:rFonts w:ascii="Times New Roman" w:hAnsi="Times New Roman" w:cs="Times New Roman"/>
        </w:rPr>
        <w:t xml:space="preserve">[a] </w:t>
      </w:r>
      <w:proofErr w:type="spellStart"/>
      <w:r w:rsidRPr="00EE328D">
        <w:rPr>
          <w:rFonts w:ascii="Times New Roman" w:hAnsi="Times New Roman" w:cs="Times New Roman"/>
        </w:rPr>
        <w:t>Anakwe</w:t>
      </w:r>
      <w:proofErr w:type="spellEnd"/>
      <w:r w:rsidRPr="00EE328D">
        <w:rPr>
          <w:rFonts w:ascii="Times New Roman" w:hAnsi="Times New Roman" w:cs="Times New Roman"/>
        </w:rPr>
        <w:t xml:space="preserve">, R. E., Huntley, J. S., &amp; </w:t>
      </w:r>
      <w:proofErr w:type="spellStart"/>
      <w:r w:rsidRPr="00EE328D">
        <w:rPr>
          <w:rFonts w:ascii="Times New Roman" w:hAnsi="Times New Roman" w:cs="Times New Roman"/>
        </w:rPr>
        <w:t>McEachan</w:t>
      </w:r>
      <w:proofErr w:type="spellEnd"/>
      <w:r w:rsidRPr="00EE328D">
        <w:rPr>
          <w:rFonts w:ascii="Times New Roman" w:hAnsi="Times New Roman" w:cs="Times New Roman"/>
        </w:rPr>
        <w:t>, J. E. (2007). Grip strength and forearm circumference in a healthy population. Journal of Hand Surgery (European Volume), 32(2), 203-209.</w:t>
      </w:r>
    </w:p>
    <w:sectPr w:rsidR="00EE328D" w:rsidRPr="007E4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Pierce III">
    <w15:presenceInfo w15:providerId="None" w15:userId="James Pierce II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1C1"/>
    <w:rsid w:val="00001760"/>
    <w:rsid w:val="00015723"/>
    <w:rsid w:val="000271C1"/>
    <w:rsid w:val="000965AA"/>
    <w:rsid w:val="000A2383"/>
    <w:rsid w:val="000A7788"/>
    <w:rsid w:val="000C2EB6"/>
    <w:rsid w:val="00111234"/>
    <w:rsid w:val="0011165E"/>
    <w:rsid w:val="00113282"/>
    <w:rsid w:val="00144A55"/>
    <w:rsid w:val="00177FB8"/>
    <w:rsid w:val="001A537E"/>
    <w:rsid w:val="001A5FFD"/>
    <w:rsid w:val="001D7575"/>
    <w:rsid w:val="001E28AC"/>
    <w:rsid w:val="00222746"/>
    <w:rsid w:val="00251813"/>
    <w:rsid w:val="002532A9"/>
    <w:rsid w:val="0027301F"/>
    <w:rsid w:val="0027762B"/>
    <w:rsid w:val="002A0A91"/>
    <w:rsid w:val="002A2BB5"/>
    <w:rsid w:val="002B1507"/>
    <w:rsid w:val="002C71A6"/>
    <w:rsid w:val="003A0F8C"/>
    <w:rsid w:val="003F7020"/>
    <w:rsid w:val="0040701E"/>
    <w:rsid w:val="00416E18"/>
    <w:rsid w:val="00463CC7"/>
    <w:rsid w:val="00477EF5"/>
    <w:rsid w:val="004942E6"/>
    <w:rsid w:val="004952CE"/>
    <w:rsid w:val="004B75FB"/>
    <w:rsid w:val="004D3055"/>
    <w:rsid w:val="004E01F9"/>
    <w:rsid w:val="004F16A6"/>
    <w:rsid w:val="0053334E"/>
    <w:rsid w:val="00540B05"/>
    <w:rsid w:val="00541F79"/>
    <w:rsid w:val="0054299C"/>
    <w:rsid w:val="005879AC"/>
    <w:rsid w:val="00591C8F"/>
    <w:rsid w:val="005A3809"/>
    <w:rsid w:val="005C3E5E"/>
    <w:rsid w:val="00612AB3"/>
    <w:rsid w:val="00616429"/>
    <w:rsid w:val="00641051"/>
    <w:rsid w:val="00664884"/>
    <w:rsid w:val="00683A31"/>
    <w:rsid w:val="006A47E7"/>
    <w:rsid w:val="00770BCD"/>
    <w:rsid w:val="00771A06"/>
    <w:rsid w:val="00777F77"/>
    <w:rsid w:val="007A29A7"/>
    <w:rsid w:val="007A5115"/>
    <w:rsid w:val="007B1E5C"/>
    <w:rsid w:val="007C5B01"/>
    <w:rsid w:val="007E0816"/>
    <w:rsid w:val="007E4B3F"/>
    <w:rsid w:val="007F1C63"/>
    <w:rsid w:val="0080056C"/>
    <w:rsid w:val="008062FF"/>
    <w:rsid w:val="008678EE"/>
    <w:rsid w:val="008927D6"/>
    <w:rsid w:val="008933C2"/>
    <w:rsid w:val="009046E5"/>
    <w:rsid w:val="00914485"/>
    <w:rsid w:val="00923885"/>
    <w:rsid w:val="00955A20"/>
    <w:rsid w:val="00961250"/>
    <w:rsid w:val="0096431E"/>
    <w:rsid w:val="009B2919"/>
    <w:rsid w:val="009E4A66"/>
    <w:rsid w:val="00A05ADF"/>
    <w:rsid w:val="00A456F8"/>
    <w:rsid w:val="00A760C4"/>
    <w:rsid w:val="00A94BCF"/>
    <w:rsid w:val="00AA0E28"/>
    <w:rsid w:val="00B436D5"/>
    <w:rsid w:val="00BA2288"/>
    <w:rsid w:val="00BA7C76"/>
    <w:rsid w:val="00BB0F19"/>
    <w:rsid w:val="00BC7498"/>
    <w:rsid w:val="00C20931"/>
    <w:rsid w:val="00C327F3"/>
    <w:rsid w:val="00C604FE"/>
    <w:rsid w:val="00C71042"/>
    <w:rsid w:val="00CC23CA"/>
    <w:rsid w:val="00CE4D78"/>
    <w:rsid w:val="00DC1182"/>
    <w:rsid w:val="00DD142B"/>
    <w:rsid w:val="00DD2F7D"/>
    <w:rsid w:val="00DE0565"/>
    <w:rsid w:val="00E36AF3"/>
    <w:rsid w:val="00E60A0B"/>
    <w:rsid w:val="00EB654C"/>
    <w:rsid w:val="00EB79F1"/>
    <w:rsid w:val="00ED2EA9"/>
    <w:rsid w:val="00EE328D"/>
    <w:rsid w:val="00F14DDB"/>
    <w:rsid w:val="00F16090"/>
    <w:rsid w:val="00F36228"/>
    <w:rsid w:val="00F42065"/>
    <w:rsid w:val="00F521EE"/>
    <w:rsid w:val="00F62DBD"/>
    <w:rsid w:val="00F64687"/>
    <w:rsid w:val="00F753BE"/>
    <w:rsid w:val="00F87DEE"/>
    <w:rsid w:val="00FA63B1"/>
    <w:rsid w:val="00FB4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3BD2A"/>
  <w15:chartTrackingRefBased/>
  <w15:docId w15:val="{A912C8EB-D324-41B6-B8D6-B7F82FE0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27D6"/>
    <w:rPr>
      <w:color w:val="808080"/>
    </w:rPr>
  </w:style>
  <w:style w:type="paragraph" w:styleId="BalloonText">
    <w:name w:val="Balloon Text"/>
    <w:basedOn w:val="Normal"/>
    <w:link w:val="BalloonTextChar"/>
    <w:uiPriority w:val="99"/>
    <w:semiHidden/>
    <w:unhideWhenUsed/>
    <w:rsid w:val="00E60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A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66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diagramQuickStyle" Target="diagrams/quickStyle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3.png"/><Relationship Id="rId5" Type="http://schemas.openxmlformats.org/officeDocument/2006/relationships/diagramData" Target="diagrams/data1.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image" Target="media/image1.png"/><Relationship Id="rId9" Type="http://schemas.microsoft.com/office/2007/relationships/diagramDrawing" Target="diagrams/drawing1.xml"/><Relationship Id="rId1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1AEA8F-AEF6-4976-9602-BC8C68AE644E}" type="doc">
      <dgm:prSet loTypeId="urn:microsoft.com/office/officeart/2005/8/layout/process1" loCatId="process" qsTypeId="urn:microsoft.com/office/officeart/2005/8/quickstyle/simple1" qsCatId="simple" csTypeId="urn:microsoft.com/office/officeart/2005/8/colors/accent1_2" csCatId="accent1" phldr="1"/>
      <dgm:spPr/>
    </dgm:pt>
    <dgm:pt modelId="{10E19B1A-E708-4FEE-BA53-6D9A3B527B97}">
      <dgm:prSet phldrT="[Text]"/>
      <dgm:spPr>
        <a:noFill/>
        <a:ln>
          <a:solidFill>
            <a:schemeClr val="tx1"/>
          </a:solidFill>
        </a:ln>
      </dgm:spPr>
      <dgm:t>
        <a:bodyPr/>
        <a:lstStyle/>
        <a:p>
          <a:r>
            <a:rPr lang="en-US">
              <a:solidFill>
                <a:sysClr val="windowText" lastClr="000000"/>
              </a:solidFill>
            </a:rPr>
            <a:t>Subject is Seated</a:t>
          </a:r>
        </a:p>
      </dgm:t>
    </dgm:pt>
    <dgm:pt modelId="{FD8215C2-34FE-4094-B7DD-D1B0B27C501E}" type="parTrans" cxnId="{A3E69C11-5152-47D0-8AFC-F7B458B9F150}">
      <dgm:prSet/>
      <dgm:spPr/>
      <dgm:t>
        <a:bodyPr/>
        <a:lstStyle/>
        <a:p>
          <a:endParaRPr lang="en-US"/>
        </a:p>
      </dgm:t>
    </dgm:pt>
    <dgm:pt modelId="{D110DDE6-344B-408F-B9D4-135CC78D5AF7}" type="sibTrans" cxnId="{A3E69C11-5152-47D0-8AFC-F7B458B9F150}">
      <dgm:prSet/>
      <dgm:spPr>
        <a:noFill/>
        <a:ln>
          <a:solidFill>
            <a:schemeClr val="tx1"/>
          </a:solidFill>
        </a:ln>
      </dgm:spPr>
      <dgm:t>
        <a:bodyPr/>
        <a:lstStyle/>
        <a:p>
          <a:endParaRPr lang="en-US"/>
        </a:p>
      </dgm:t>
    </dgm:pt>
    <dgm:pt modelId="{16C8193B-C834-4FCD-A69A-D27176031897}">
      <dgm:prSet phldrT="[Text]"/>
      <dgm:spPr>
        <a:noFill/>
        <a:ln>
          <a:solidFill>
            <a:schemeClr val="tx1"/>
          </a:solidFill>
        </a:ln>
      </dgm:spPr>
      <dgm:t>
        <a:bodyPr/>
        <a:lstStyle/>
        <a:p>
          <a:r>
            <a:rPr lang="en-US">
              <a:solidFill>
                <a:sysClr val="windowText" lastClr="000000"/>
              </a:solidFill>
            </a:rPr>
            <a:t>Residual Limb is Fastened into Scanning Apparatus</a:t>
          </a:r>
        </a:p>
      </dgm:t>
    </dgm:pt>
    <dgm:pt modelId="{1C804B41-32A4-482A-9E34-C1C134EAEB45}" type="parTrans" cxnId="{0307D1EC-D112-4767-88D3-417FD0804183}">
      <dgm:prSet/>
      <dgm:spPr/>
      <dgm:t>
        <a:bodyPr/>
        <a:lstStyle/>
        <a:p>
          <a:endParaRPr lang="en-US"/>
        </a:p>
      </dgm:t>
    </dgm:pt>
    <dgm:pt modelId="{18EAD57F-8B49-4EF6-BF3A-9419328D6B46}" type="sibTrans" cxnId="{0307D1EC-D112-4767-88D3-417FD0804183}">
      <dgm:prSet/>
      <dgm:spPr>
        <a:noFill/>
        <a:ln>
          <a:solidFill>
            <a:schemeClr val="tx1"/>
          </a:solidFill>
        </a:ln>
      </dgm:spPr>
      <dgm:t>
        <a:bodyPr/>
        <a:lstStyle/>
        <a:p>
          <a:endParaRPr lang="en-US"/>
        </a:p>
      </dgm:t>
    </dgm:pt>
    <dgm:pt modelId="{5CD5E008-DB53-473D-98C6-137E2525687C}">
      <dgm:prSet phldrT="[Text]"/>
      <dgm:spPr>
        <a:noFill/>
        <a:ln>
          <a:solidFill>
            <a:schemeClr val="tx1"/>
          </a:solidFill>
        </a:ln>
      </dgm:spPr>
      <dgm:t>
        <a:bodyPr/>
        <a:lstStyle/>
        <a:p>
          <a:r>
            <a:rPr lang="en-US">
              <a:solidFill>
                <a:sysClr val="windowText" lastClr="000000"/>
              </a:solidFill>
            </a:rPr>
            <a:t>Scan is Initiated</a:t>
          </a:r>
        </a:p>
      </dgm:t>
    </dgm:pt>
    <dgm:pt modelId="{D5109811-3495-439A-A2BC-64E2CCD14FE8}" type="parTrans" cxnId="{AB4061B6-3619-4C39-844A-A1EC236BD1DC}">
      <dgm:prSet/>
      <dgm:spPr/>
      <dgm:t>
        <a:bodyPr/>
        <a:lstStyle/>
        <a:p>
          <a:endParaRPr lang="en-US"/>
        </a:p>
      </dgm:t>
    </dgm:pt>
    <dgm:pt modelId="{4C947CC0-F775-4631-B2E1-14FD3E36FB04}" type="sibTrans" cxnId="{AB4061B6-3619-4C39-844A-A1EC236BD1DC}">
      <dgm:prSet/>
      <dgm:spPr>
        <a:noFill/>
        <a:ln>
          <a:solidFill>
            <a:schemeClr val="tx1"/>
          </a:solidFill>
        </a:ln>
      </dgm:spPr>
      <dgm:t>
        <a:bodyPr/>
        <a:lstStyle/>
        <a:p>
          <a:endParaRPr lang="en-US"/>
        </a:p>
      </dgm:t>
    </dgm:pt>
    <dgm:pt modelId="{F5DB9AB2-CC4E-497E-A72B-DA5E8CA6FE54}">
      <dgm:prSet phldrT="[Text]"/>
      <dgm:spPr>
        <a:noFill/>
        <a:ln>
          <a:solidFill>
            <a:schemeClr val="tx1"/>
          </a:solidFill>
        </a:ln>
      </dgm:spPr>
      <dgm:t>
        <a:bodyPr/>
        <a:lstStyle/>
        <a:p>
          <a:r>
            <a:rPr lang="en-US">
              <a:solidFill>
                <a:sysClr val="windowText" lastClr="000000"/>
              </a:solidFill>
            </a:rPr>
            <a:t>Scanning is Performed in CCW and CW Directions</a:t>
          </a:r>
        </a:p>
      </dgm:t>
    </dgm:pt>
    <dgm:pt modelId="{55A1DDFA-BCA1-408A-90BD-49BBED1753BF}" type="parTrans" cxnId="{96A315BD-75EE-42DA-8E31-C8823167DBE7}">
      <dgm:prSet/>
      <dgm:spPr/>
    </dgm:pt>
    <dgm:pt modelId="{00AC6988-40CD-43D7-A865-BA3CDDD50218}" type="sibTrans" cxnId="{96A315BD-75EE-42DA-8E31-C8823167DBE7}">
      <dgm:prSet/>
      <dgm:spPr>
        <a:noFill/>
        <a:ln>
          <a:solidFill>
            <a:schemeClr val="tx1"/>
          </a:solidFill>
        </a:ln>
      </dgm:spPr>
      <dgm:t>
        <a:bodyPr/>
        <a:lstStyle/>
        <a:p>
          <a:endParaRPr lang="en-US"/>
        </a:p>
      </dgm:t>
    </dgm:pt>
    <dgm:pt modelId="{FB621E0A-CA60-4EB7-A889-30690E9D2869}">
      <dgm:prSet phldrT="[Text]"/>
      <dgm:spPr>
        <a:noFill/>
        <a:ln>
          <a:solidFill>
            <a:schemeClr val="tx1"/>
          </a:solidFill>
        </a:ln>
      </dgm:spPr>
      <dgm:t>
        <a:bodyPr/>
        <a:lstStyle/>
        <a:p>
          <a:r>
            <a:rPr lang="en-US">
              <a:solidFill>
                <a:sysClr val="windowText" lastClr="000000"/>
              </a:solidFill>
            </a:rPr>
            <a:t>Post-Processing of Scan for use in Prosthesis Development</a:t>
          </a:r>
        </a:p>
      </dgm:t>
    </dgm:pt>
    <dgm:pt modelId="{41EAA2A5-9726-4985-87B8-3B4A88213325}" type="parTrans" cxnId="{443CE603-4A62-4D60-A3E5-D3347AD9309C}">
      <dgm:prSet/>
      <dgm:spPr/>
    </dgm:pt>
    <dgm:pt modelId="{893A4C3E-B6BF-4C9B-AE07-CF0E4E6E1E36}" type="sibTrans" cxnId="{443CE603-4A62-4D60-A3E5-D3347AD9309C}">
      <dgm:prSet/>
      <dgm:spPr/>
    </dgm:pt>
    <dgm:pt modelId="{C6E1023B-6C71-4C84-93FC-BF46EF69D4A4}" type="pres">
      <dgm:prSet presAssocID="{041AEA8F-AEF6-4976-9602-BC8C68AE644E}" presName="Name0" presStyleCnt="0">
        <dgm:presLayoutVars>
          <dgm:dir/>
          <dgm:resizeHandles val="exact"/>
        </dgm:presLayoutVars>
      </dgm:prSet>
      <dgm:spPr/>
    </dgm:pt>
    <dgm:pt modelId="{C8FAC448-8286-489A-8AFC-B561C077CC44}" type="pres">
      <dgm:prSet presAssocID="{10E19B1A-E708-4FEE-BA53-6D9A3B527B97}" presName="node" presStyleLbl="node1" presStyleIdx="0" presStyleCnt="5">
        <dgm:presLayoutVars>
          <dgm:bulletEnabled val="1"/>
        </dgm:presLayoutVars>
      </dgm:prSet>
      <dgm:spPr/>
    </dgm:pt>
    <dgm:pt modelId="{3CC07E0E-E8C0-4552-8C45-E141936A12A9}" type="pres">
      <dgm:prSet presAssocID="{D110DDE6-344B-408F-B9D4-135CC78D5AF7}" presName="sibTrans" presStyleLbl="sibTrans2D1" presStyleIdx="0" presStyleCnt="4"/>
      <dgm:spPr/>
    </dgm:pt>
    <dgm:pt modelId="{BC262A26-C4EC-49F0-81B3-8A5E411C8A20}" type="pres">
      <dgm:prSet presAssocID="{D110DDE6-344B-408F-B9D4-135CC78D5AF7}" presName="connectorText" presStyleLbl="sibTrans2D1" presStyleIdx="0" presStyleCnt="4"/>
      <dgm:spPr/>
    </dgm:pt>
    <dgm:pt modelId="{AFC3450E-AB85-495D-80CF-F86D831DEFDE}" type="pres">
      <dgm:prSet presAssocID="{16C8193B-C834-4FCD-A69A-D27176031897}" presName="node" presStyleLbl="node1" presStyleIdx="1" presStyleCnt="5">
        <dgm:presLayoutVars>
          <dgm:bulletEnabled val="1"/>
        </dgm:presLayoutVars>
      </dgm:prSet>
      <dgm:spPr/>
    </dgm:pt>
    <dgm:pt modelId="{CEC7B45B-7E09-4E9E-BA21-062D96610FF2}" type="pres">
      <dgm:prSet presAssocID="{18EAD57F-8B49-4EF6-BF3A-9419328D6B46}" presName="sibTrans" presStyleLbl="sibTrans2D1" presStyleIdx="1" presStyleCnt="4"/>
      <dgm:spPr/>
    </dgm:pt>
    <dgm:pt modelId="{7F5D0B9D-B484-4C93-8574-B5C5A23C7665}" type="pres">
      <dgm:prSet presAssocID="{18EAD57F-8B49-4EF6-BF3A-9419328D6B46}" presName="connectorText" presStyleLbl="sibTrans2D1" presStyleIdx="1" presStyleCnt="4"/>
      <dgm:spPr/>
    </dgm:pt>
    <dgm:pt modelId="{5D42C21D-D0D4-4A58-A38A-AC70C476D182}" type="pres">
      <dgm:prSet presAssocID="{5CD5E008-DB53-473D-98C6-137E2525687C}" presName="node" presStyleLbl="node1" presStyleIdx="2" presStyleCnt="5">
        <dgm:presLayoutVars>
          <dgm:bulletEnabled val="1"/>
        </dgm:presLayoutVars>
      </dgm:prSet>
      <dgm:spPr/>
    </dgm:pt>
    <dgm:pt modelId="{CA2A91CA-6D00-42EA-8066-8A37F7D6C287}" type="pres">
      <dgm:prSet presAssocID="{4C947CC0-F775-4631-B2E1-14FD3E36FB04}" presName="sibTrans" presStyleLbl="sibTrans2D1" presStyleIdx="2" presStyleCnt="4"/>
      <dgm:spPr/>
    </dgm:pt>
    <dgm:pt modelId="{54D2CB94-C810-4F66-BE65-37A8F2060E0A}" type="pres">
      <dgm:prSet presAssocID="{4C947CC0-F775-4631-B2E1-14FD3E36FB04}" presName="connectorText" presStyleLbl="sibTrans2D1" presStyleIdx="2" presStyleCnt="4"/>
      <dgm:spPr/>
    </dgm:pt>
    <dgm:pt modelId="{61E45E39-1547-4C8B-8C7E-88DD320D78F4}" type="pres">
      <dgm:prSet presAssocID="{F5DB9AB2-CC4E-497E-A72B-DA5E8CA6FE54}" presName="node" presStyleLbl="node1" presStyleIdx="3" presStyleCnt="5">
        <dgm:presLayoutVars>
          <dgm:bulletEnabled val="1"/>
        </dgm:presLayoutVars>
      </dgm:prSet>
      <dgm:spPr/>
    </dgm:pt>
    <dgm:pt modelId="{150DC0FF-1E93-4A44-8DAF-0122E200C09B}" type="pres">
      <dgm:prSet presAssocID="{00AC6988-40CD-43D7-A865-BA3CDDD50218}" presName="sibTrans" presStyleLbl="sibTrans2D1" presStyleIdx="3" presStyleCnt="4"/>
      <dgm:spPr/>
    </dgm:pt>
    <dgm:pt modelId="{48352C2B-5DA1-4B0A-B418-FE757C272656}" type="pres">
      <dgm:prSet presAssocID="{00AC6988-40CD-43D7-A865-BA3CDDD50218}" presName="connectorText" presStyleLbl="sibTrans2D1" presStyleIdx="3" presStyleCnt="4"/>
      <dgm:spPr/>
    </dgm:pt>
    <dgm:pt modelId="{4DD237B0-BEE2-4024-8125-22BAF2ADB168}" type="pres">
      <dgm:prSet presAssocID="{FB621E0A-CA60-4EB7-A889-30690E9D2869}" presName="node" presStyleLbl="node1" presStyleIdx="4" presStyleCnt="5">
        <dgm:presLayoutVars>
          <dgm:bulletEnabled val="1"/>
        </dgm:presLayoutVars>
      </dgm:prSet>
      <dgm:spPr/>
    </dgm:pt>
  </dgm:ptLst>
  <dgm:cxnLst>
    <dgm:cxn modelId="{18A12D03-2DD6-439D-ACA7-9AAF973A14F2}" type="presOf" srcId="{5CD5E008-DB53-473D-98C6-137E2525687C}" destId="{5D42C21D-D0D4-4A58-A38A-AC70C476D182}" srcOrd="0" destOrd="0" presId="urn:microsoft.com/office/officeart/2005/8/layout/process1"/>
    <dgm:cxn modelId="{443CE603-4A62-4D60-A3E5-D3347AD9309C}" srcId="{041AEA8F-AEF6-4976-9602-BC8C68AE644E}" destId="{FB621E0A-CA60-4EB7-A889-30690E9D2869}" srcOrd="4" destOrd="0" parTransId="{41EAA2A5-9726-4985-87B8-3B4A88213325}" sibTransId="{893A4C3E-B6BF-4C9B-AE07-CF0E4E6E1E36}"/>
    <dgm:cxn modelId="{A3E69C11-5152-47D0-8AFC-F7B458B9F150}" srcId="{041AEA8F-AEF6-4976-9602-BC8C68AE644E}" destId="{10E19B1A-E708-4FEE-BA53-6D9A3B527B97}" srcOrd="0" destOrd="0" parTransId="{FD8215C2-34FE-4094-B7DD-D1B0B27C501E}" sibTransId="{D110DDE6-344B-408F-B9D4-135CC78D5AF7}"/>
    <dgm:cxn modelId="{B3C2D138-9940-4A55-B0A0-D4C9D421554F}" type="presOf" srcId="{16C8193B-C834-4FCD-A69A-D27176031897}" destId="{AFC3450E-AB85-495D-80CF-F86D831DEFDE}" srcOrd="0" destOrd="0" presId="urn:microsoft.com/office/officeart/2005/8/layout/process1"/>
    <dgm:cxn modelId="{BA672C66-959B-4C33-8EAA-060CC8CEF0C0}" type="presOf" srcId="{FB621E0A-CA60-4EB7-A889-30690E9D2869}" destId="{4DD237B0-BEE2-4024-8125-22BAF2ADB168}" srcOrd="0" destOrd="0" presId="urn:microsoft.com/office/officeart/2005/8/layout/process1"/>
    <dgm:cxn modelId="{3936F76F-C032-4879-976C-132C0E50E680}" type="presOf" srcId="{00AC6988-40CD-43D7-A865-BA3CDDD50218}" destId="{150DC0FF-1E93-4A44-8DAF-0122E200C09B}" srcOrd="0" destOrd="0" presId="urn:microsoft.com/office/officeart/2005/8/layout/process1"/>
    <dgm:cxn modelId="{E6D12074-534C-4D88-AD06-068DACFEC449}" type="presOf" srcId="{4C947CC0-F775-4631-B2E1-14FD3E36FB04}" destId="{54D2CB94-C810-4F66-BE65-37A8F2060E0A}" srcOrd="1" destOrd="0" presId="urn:microsoft.com/office/officeart/2005/8/layout/process1"/>
    <dgm:cxn modelId="{19C4C57C-E431-4BBF-A59F-501D942E0859}" type="presOf" srcId="{F5DB9AB2-CC4E-497E-A72B-DA5E8CA6FE54}" destId="{61E45E39-1547-4C8B-8C7E-88DD320D78F4}" srcOrd="0" destOrd="0" presId="urn:microsoft.com/office/officeart/2005/8/layout/process1"/>
    <dgm:cxn modelId="{CFB8F483-6773-4B97-BDAF-3449A1C476E2}" type="presOf" srcId="{18EAD57F-8B49-4EF6-BF3A-9419328D6B46}" destId="{7F5D0B9D-B484-4C93-8574-B5C5A23C7665}" srcOrd="1" destOrd="0" presId="urn:microsoft.com/office/officeart/2005/8/layout/process1"/>
    <dgm:cxn modelId="{4143F6AA-DB37-4B28-9312-252F00B0474B}" type="presOf" srcId="{18EAD57F-8B49-4EF6-BF3A-9419328D6B46}" destId="{CEC7B45B-7E09-4E9E-BA21-062D96610FF2}" srcOrd="0" destOrd="0" presId="urn:microsoft.com/office/officeart/2005/8/layout/process1"/>
    <dgm:cxn modelId="{BFD8A7AD-A7F2-4C87-9E06-6FF274AED7CA}" type="presOf" srcId="{4C947CC0-F775-4631-B2E1-14FD3E36FB04}" destId="{CA2A91CA-6D00-42EA-8066-8A37F7D6C287}" srcOrd="0" destOrd="0" presId="urn:microsoft.com/office/officeart/2005/8/layout/process1"/>
    <dgm:cxn modelId="{CF3578B2-5EF4-4FAB-A655-CA7E09D43B15}" type="presOf" srcId="{041AEA8F-AEF6-4976-9602-BC8C68AE644E}" destId="{C6E1023B-6C71-4C84-93FC-BF46EF69D4A4}" srcOrd="0" destOrd="0" presId="urn:microsoft.com/office/officeart/2005/8/layout/process1"/>
    <dgm:cxn modelId="{0201E3B5-6A9B-4C0A-9296-710A38884BC9}" type="presOf" srcId="{D110DDE6-344B-408F-B9D4-135CC78D5AF7}" destId="{BC262A26-C4EC-49F0-81B3-8A5E411C8A20}" srcOrd="1" destOrd="0" presId="urn:microsoft.com/office/officeart/2005/8/layout/process1"/>
    <dgm:cxn modelId="{AB4061B6-3619-4C39-844A-A1EC236BD1DC}" srcId="{041AEA8F-AEF6-4976-9602-BC8C68AE644E}" destId="{5CD5E008-DB53-473D-98C6-137E2525687C}" srcOrd="2" destOrd="0" parTransId="{D5109811-3495-439A-A2BC-64E2CCD14FE8}" sibTransId="{4C947CC0-F775-4631-B2E1-14FD3E36FB04}"/>
    <dgm:cxn modelId="{96A315BD-75EE-42DA-8E31-C8823167DBE7}" srcId="{041AEA8F-AEF6-4976-9602-BC8C68AE644E}" destId="{F5DB9AB2-CC4E-497E-A72B-DA5E8CA6FE54}" srcOrd="3" destOrd="0" parTransId="{55A1DDFA-BCA1-408A-90BD-49BBED1753BF}" sibTransId="{00AC6988-40CD-43D7-A865-BA3CDDD50218}"/>
    <dgm:cxn modelId="{D57AD4CD-893E-4B54-B91F-33C63E9667E4}" type="presOf" srcId="{D110DDE6-344B-408F-B9D4-135CC78D5AF7}" destId="{3CC07E0E-E8C0-4552-8C45-E141936A12A9}" srcOrd="0" destOrd="0" presId="urn:microsoft.com/office/officeart/2005/8/layout/process1"/>
    <dgm:cxn modelId="{14ABC5D1-B427-4B78-83C8-952DFEEAF3AA}" type="presOf" srcId="{00AC6988-40CD-43D7-A865-BA3CDDD50218}" destId="{48352C2B-5DA1-4B0A-B418-FE757C272656}" srcOrd="1" destOrd="0" presId="urn:microsoft.com/office/officeart/2005/8/layout/process1"/>
    <dgm:cxn modelId="{531BE1E6-22E0-4489-A7ED-4BC253606989}" type="presOf" srcId="{10E19B1A-E708-4FEE-BA53-6D9A3B527B97}" destId="{C8FAC448-8286-489A-8AFC-B561C077CC44}" srcOrd="0" destOrd="0" presId="urn:microsoft.com/office/officeart/2005/8/layout/process1"/>
    <dgm:cxn modelId="{0307D1EC-D112-4767-88D3-417FD0804183}" srcId="{041AEA8F-AEF6-4976-9602-BC8C68AE644E}" destId="{16C8193B-C834-4FCD-A69A-D27176031897}" srcOrd="1" destOrd="0" parTransId="{1C804B41-32A4-482A-9E34-C1C134EAEB45}" sibTransId="{18EAD57F-8B49-4EF6-BF3A-9419328D6B46}"/>
    <dgm:cxn modelId="{04301581-F0A2-45D5-A37F-4A00EABA0FC1}" type="presParOf" srcId="{C6E1023B-6C71-4C84-93FC-BF46EF69D4A4}" destId="{C8FAC448-8286-489A-8AFC-B561C077CC44}" srcOrd="0" destOrd="0" presId="urn:microsoft.com/office/officeart/2005/8/layout/process1"/>
    <dgm:cxn modelId="{B1EE4CEB-44E0-4E7E-B057-5D5A5A55696A}" type="presParOf" srcId="{C6E1023B-6C71-4C84-93FC-BF46EF69D4A4}" destId="{3CC07E0E-E8C0-4552-8C45-E141936A12A9}" srcOrd="1" destOrd="0" presId="urn:microsoft.com/office/officeart/2005/8/layout/process1"/>
    <dgm:cxn modelId="{318268E2-53B5-4426-B202-702B55991941}" type="presParOf" srcId="{3CC07E0E-E8C0-4552-8C45-E141936A12A9}" destId="{BC262A26-C4EC-49F0-81B3-8A5E411C8A20}" srcOrd="0" destOrd="0" presId="urn:microsoft.com/office/officeart/2005/8/layout/process1"/>
    <dgm:cxn modelId="{5915B8F4-7C34-4832-87ED-70AD1EBE1B67}" type="presParOf" srcId="{C6E1023B-6C71-4C84-93FC-BF46EF69D4A4}" destId="{AFC3450E-AB85-495D-80CF-F86D831DEFDE}" srcOrd="2" destOrd="0" presId="urn:microsoft.com/office/officeart/2005/8/layout/process1"/>
    <dgm:cxn modelId="{1707034C-F6C7-4FB9-80A1-E13F3F021938}" type="presParOf" srcId="{C6E1023B-6C71-4C84-93FC-BF46EF69D4A4}" destId="{CEC7B45B-7E09-4E9E-BA21-062D96610FF2}" srcOrd="3" destOrd="0" presId="urn:microsoft.com/office/officeart/2005/8/layout/process1"/>
    <dgm:cxn modelId="{DA734863-046A-447F-9B9E-8879F6C25671}" type="presParOf" srcId="{CEC7B45B-7E09-4E9E-BA21-062D96610FF2}" destId="{7F5D0B9D-B484-4C93-8574-B5C5A23C7665}" srcOrd="0" destOrd="0" presId="urn:microsoft.com/office/officeart/2005/8/layout/process1"/>
    <dgm:cxn modelId="{8EBF3921-AD98-4B1E-8F2F-35CF578A9CC6}" type="presParOf" srcId="{C6E1023B-6C71-4C84-93FC-BF46EF69D4A4}" destId="{5D42C21D-D0D4-4A58-A38A-AC70C476D182}" srcOrd="4" destOrd="0" presId="urn:microsoft.com/office/officeart/2005/8/layout/process1"/>
    <dgm:cxn modelId="{AFBF447B-AC40-48F9-A71D-61CBC3EE0241}" type="presParOf" srcId="{C6E1023B-6C71-4C84-93FC-BF46EF69D4A4}" destId="{CA2A91CA-6D00-42EA-8066-8A37F7D6C287}" srcOrd="5" destOrd="0" presId="urn:microsoft.com/office/officeart/2005/8/layout/process1"/>
    <dgm:cxn modelId="{00A87367-73EA-4AAE-B811-6D038CF8A754}" type="presParOf" srcId="{CA2A91CA-6D00-42EA-8066-8A37F7D6C287}" destId="{54D2CB94-C810-4F66-BE65-37A8F2060E0A}" srcOrd="0" destOrd="0" presId="urn:microsoft.com/office/officeart/2005/8/layout/process1"/>
    <dgm:cxn modelId="{F15BB47A-2ABC-4582-BEC5-CCACDFB7CFB7}" type="presParOf" srcId="{C6E1023B-6C71-4C84-93FC-BF46EF69D4A4}" destId="{61E45E39-1547-4C8B-8C7E-88DD320D78F4}" srcOrd="6" destOrd="0" presId="urn:microsoft.com/office/officeart/2005/8/layout/process1"/>
    <dgm:cxn modelId="{77464531-4DB6-4F60-94EB-310C16778FCE}" type="presParOf" srcId="{C6E1023B-6C71-4C84-93FC-BF46EF69D4A4}" destId="{150DC0FF-1E93-4A44-8DAF-0122E200C09B}" srcOrd="7" destOrd="0" presId="urn:microsoft.com/office/officeart/2005/8/layout/process1"/>
    <dgm:cxn modelId="{BA98D876-7DD9-4BD4-BC58-7DBFB069980B}" type="presParOf" srcId="{150DC0FF-1E93-4A44-8DAF-0122E200C09B}" destId="{48352C2B-5DA1-4B0A-B418-FE757C272656}" srcOrd="0" destOrd="0" presId="urn:microsoft.com/office/officeart/2005/8/layout/process1"/>
    <dgm:cxn modelId="{7DF3BA79-A078-4AC4-9938-701BF814A329}" type="presParOf" srcId="{C6E1023B-6C71-4C84-93FC-BF46EF69D4A4}" destId="{4DD237B0-BEE2-4024-8125-22BAF2ADB168}" srcOrd="8"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FAC448-8286-489A-8AFC-B561C077CC44}">
      <dsp:nvSpPr>
        <dsp:cNvPr id="0" name=""/>
        <dsp:cNvSpPr/>
      </dsp:nvSpPr>
      <dsp:spPr>
        <a:xfrm>
          <a:off x="2678" y="58852"/>
          <a:ext cx="830460" cy="82527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Subject is Seated</a:t>
          </a:r>
        </a:p>
      </dsp:txBody>
      <dsp:txXfrm>
        <a:off x="26849" y="83023"/>
        <a:ext cx="782118" cy="776928"/>
      </dsp:txXfrm>
    </dsp:sp>
    <dsp:sp modelId="{3CC07E0E-E8C0-4552-8C45-E141936A12A9}">
      <dsp:nvSpPr>
        <dsp:cNvPr id="0" name=""/>
        <dsp:cNvSpPr/>
      </dsp:nvSpPr>
      <dsp:spPr>
        <a:xfrm>
          <a:off x="916185" y="368510"/>
          <a:ext cx="176057" cy="205954"/>
        </a:xfrm>
        <a:prstGeom prst="rightArrow">
          <a:avLst>
            <a:gd name="adj1" fmla="val 60000"/>
            <a:gd name="adj2" fmla="val 50000"/>
          </a:avLst>
        </a:prstGeom>
        <a:no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16185" y="409701"/>
        <a:ext cx="123240" cy="123572"/>
      </dsp:txXfrm>
    </dsp:sp>
    <dsp:sp modelId="{AFC3450E-AB85-495D-80CF-F86D831DEFDE}">
      <dsp:nvSpPr>
        <dsp:cNvPr id="0" name=""/>
        <dsp:cNvSpPr/>
      </dsp:nvSpPr>
      <dsp:spPr>
        <a:xfrm>
          <a:off x="1165324" y="58852"/>
          <a:ext cx="830460" cy="82527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Residual Limb is Fastened into Scanning Apparatus</a:t>
          </a:r>
        </a:p>
      </dsp:txBody>
      <dsp:txXfrm>
        <a:off x="1189495" y="83023"/>
        <a:ext cx="782118" cy="776928"/>
      </dsp:txXfrm>
    </dsp:sp>
    <dsp:sp modelId="{CEC7B45B-7E09-4E9E-BA21-062D96610FF2}">
      <dsp:nvSpPr>
        <dsp:cNvPr id="0" name=""/>
        <dsp:cNvSpPr/>
      </dsp:nvSpPr>
      <dsp:spPr>
        <a:xfrm>
          <a:off x="2078831" y="368510"/>
          <a:ext cx="176057" cy="205954"/>
        </a:xfrm>
        <a:prstGeom prst="rightArrow">
          <a:avLst>
            <a:gd name="adj1" fmla="val 60000"/>
            <a:gd name="adj2" fmla="val 50000"/>
          </a:avLst>
        </a:prstGeom>
        <a:no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8831" y="409701"/>
        <a:ext cx="123240" cy="123572"/>
      </dsp:txXfrm>
    </dsp:sp>
    <dsp:sp modelId="{5D42C21D-D0D4-4A58-A38A-AC70C476D182}">
      <dsp:nvSpPr>
        <dsp:cNvPr id="0" name=""/>
        <dsp:cNvSpPr/>
      </dsp:nvSpPr>
      <dsp:spPr>
        <a:xfrm>
          <a:off x="2327969" y="58852"/>
          <a:ext cx="830460" cy="82527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Scan is Initiated</a:t>
          </a:r>
        </a:p>
      </dsp:txBody>
      <dsp:txXfrm>
        <a:off x="2352140" y="83023"/>
        <a:ext cx="782118" cy="776928"/>
      </dsp:txXfrm>
    </dsp:sp>
    <dsp:sp modelId="{CA2A91CA-6D00-42EA-8066-8A37F7D6C287}">
      <dsp:nvSpPr>
        <dsp:cNvPr id="0" name=""/>
        <dsp:cNvSpPr/>
      </dsp:nvSpPr>
      <dsp:spPr>
        <a:xfrm>
          <a:off x="3241476" y="368510"/>
          <a:ext cx="176057" cy="205954"/>
        </a:xfrm>
        <a:prstGeom prst="rightArrow">
          <a:avLst>
            <a:gd name="adj1" fmla="val 60000"/>
            <a:gd name="adj2" fmla="val 50000"/>
          </a:avLst>
        </a:prstGeom>
        <a:no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1476" y="409701"/>
        <a:ext cx="123240" cy="123572"/>
      </dsp:txXfrm>
    </dsp:sp>
    <dsp:sp modelId="{61E45E39-1547-4C8B-8C7E-88DD320D78F4}">
      <dsp:nvSpPr>
        <dsp:cNvPr id="0" name=""/>
        <dsp:cNvSpPr/>
      </dsp:nvSpPr>
      <dsp:spPr>
        <a:xfrm>
          <a:off x="3490614" y="58852"/>
          <a:ext cx="830460" cy="82527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Scanning is Performed in CCW and CW Directions</a:t>
          </a:r>
        </a:p>
      </dsp:txBody>
      <dsp:txXfrm>
        <a:off x="3514785" y="83023"/>
        <a:ext cx="782118" cy="776928"/>
      </dsp:txXfrm>
    </dsp:sp>
    <dsp:sp modelId="{150DC0FF-1E93-4A44-8DAF-0122E200C09B}">
      <dsp:nvSpPr>
        <dsp:cNvPr id="0" name=""/>
        <dsp:cNvSpPr/>
      </dsp:nvSpPr>
      <dsp:spPr>
        <a:xfrm>
          <a:off x="4404121" y="368510"/>
          <a:ext cx="176057" cy="205954"/>
        </a:xfrm>
        <a:prstGeom prst="rightArrow">
          <a:avLst>
            <a:gd name="adj1" fmla="val 60000"/>
            <a:gd name="adj2" fmla="val 50000"/>
          </a:avLst>
        </a:prstGeom>
        <a:no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121" y="409701"/>
        <a:ext cx="123240" cy="123572"/>
      </dsp:txXfrm>
    </dsp:sp>
    <dsp:sp modelId="{4DD237B0-BEE2-4024-8125-22BAF2ADB168}">
      <dsp:nvSpPr>
        <dsp:cNvPr id="0" name=""/>
        <dsp:cNvSpPr/>
      </dsp:nvSpPr>
      <dsp:spPr>
        <a:xfrm>
          <a:off x="4653260" y="58852"/>
          <a:ext cx="830460" cy="82527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Post-Processing of Scan for use in Prosthesis Development</a:t>
          </a:r>
        </a:p>
      </dsp:txBody>
      <dsp:txXfrm>
        <a:off x="4677431" y="83023"/>
        <a:ext cx="782118" cy="7769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5267</TotalTime>
  <Pages>8</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Arce</dc:creator>
  <cp:keywords/>
  <dc:description/>
  <cp:lastModifiedBy>James Pierce III</cp:lastModifiedBy>
  <cp:revision>64</cp:revision>
  <dcterms:created xsi:type="dcterms:W3CDTF">2018-11-17T20:59:00Z</dcterms:created>
  <dcterms:modified xsi:type="dcterms:W3CDTF">2019-02-10T06:48:00Z</dcterms:modified>
</cp:coreProperties>
</file>